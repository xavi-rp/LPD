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D0598B" w14:textId="77777777" w:rsidR="00645F23" w:rsidRDefault="00C93F97">
      <w:pPr>
        <w:pStyle w:val="Title"/>
      </w:pPr>
      <w:proofErr w:type="spellStart"/>
      <w:r>
        <w:t>LPDynR</w:t>
      </w:r>
      <w:proofErr w:type="spellEnd"/>
      <w:r>
        <w:t>: a new tool to calculate the Land Productivity Dynamics indicator</w:t>
      </w:r>
    </w:p>
    <w:p w14:paraId="6B07E6C9" w14:textId="77777777" w:rsidR="00645F23" w:rsidRDefault="00C93F97">
      <w:pPr>
        <w:pStyle w:val="Author"/>
        <w:rPr>
          <w:rFonts w:ascii="Times New Roman" w:hAnsi="Times New Roman" w:cs="Times New Roman"/>
          <w:lang w:val="en-GB"/>
        </w:rPr>
      </w:pPr>
      <w:r>
        <w:rPr>
          <w:rFonts w:ascii="Times New Roman" w:hAnsi="Times New Roman" w:cs="Times New Roman"/>
          <w:lang w:val="en-GB"/>
        </w:rPr>
        <w:t>Xavier Rotllan-Puig</w:t>
      </w:r>
      <w:r>
        <w:rPr>
          <w:rFonts w:ascii="Times New Roman" w:hAnsi="Times New Roman" w:cs="Times New Roman"/>
          <w:vertAlign w:val="superscript"/>
          <w:lang w:val="en-GB"/>
        </w:rPr>
        <w:t>1</w:t>
      </w:r>
      <w:r>
        <w:rPr>
          <w:rFonts w:ascii="Times New Roman" w:hAnsi="Times New Roman" w:cs="Times New Roman"/>
          <w:lang w:val="en-GB"/>
        </w:rPr>
        <w:t>, Eva Ivits</w:t>
      </w:r>
      <w:r>
        <w:rPr>
          <w:rFonts w:ascii="Times New Roman" w:hAnsi="Times New Roman" w:cs="Times New Roman"/>
          <w:vertAlign w:val="superscript"/>
          <w:lang w:val="en-GB"/>
        </w:rPr>
        <w:t>2</w:t>
      </w:r>
      <w:r>
        <w:rPr>
          <w:rFonts w:ascii="Times New Roman" w:hAnsi="Times New Roman" w:cs="Times New Roman"/>
          <w:lang w:val="en-GB"/>
        </w:rPr>
        <w:t>, and Michael Cherlet</w:t>
      </w:r>
      <w:r>
        <w:rPr>
          <w:rFonts w:ascii="Times New Roman" w:hAnsi="Times New Roman" w:cs="Times New Roman"/>
          <w:vertAlign w:val="superscript"/>
          <w:lang w:val="en-GB"/>
        </w:rPr>
        <w:t xml:space="preserve">3, </w:t>
      </w:r>
      <w:r>
        <w:rPr>
          <w:rFonts w:ascii="Segoe UI Symbol" w:hAnsi="Segoe UI Symbol" w:cs="Segoe UI Symbol"/>
          <w:vertAlign w:val="superscript"/>
          <w:lang w:val="en-GB"/>
        </w:rPr>
        <w:t>✉</w:t>
      </w:r>
    </w:p>
    <w:p w14:paraId="292D9D30" w14:textId="77777777" w:rsidR="00645F23" w:rsidRDefault="00645F23">
      <w:pPr>
        <w:pStyle w:val="Date"/>
        <w:rPr>
          <w:lang w:val="en-GB"/>
        </w:rPr>
      </w:pPr>
    </w:p>
    <w:p w14:paraId="55F41121" w14:textId="77777777" w:rsidR="00645F23" w:rsidRDefault="00C93F97">
      <w:pPr>
        <w:pStyle w:val="FirstParagraph"/>
        <w:rPr>
          <w:lang w:val="es-ES"/>
        </w:rPr>
      </w:pPr>
      <w:r>
        <w:rPr>
          <w:vertAlign w:val="superscript"/>
        </w:rPr>
        <w:t>1</w:t>
      </w:r>
      <w:r>
        <w:t xml:space="preserve"> ASTER Projects. </w:t>
      </w:r>
      <w:proofErr w:type="spellStart"/>
      <w:r>
        <w:t>Barri</w:t>
      </w:r>
      <w:proofErr w:type="spellEnd"/>
      <w:r>
        <w:t xml:space="preserve"> </w:t>
      </w:r>
      <w:proofErr w:type="spellStart"/>
      <w:r>
        <w:t>Reboll</w:t>
      </w:r>
      <w:proofErr w:type="spellEnd"/>
      <w:r>
        <w:t xml:space="preserve">, 9, 1r. </w:t>
      </w:r>
      <w:r>
        <w:rPr>
          <w:lang w:val="es-ES"/>
        </w:rPr>
        <w:t xml:space="preserve">08694 Guardiola de </w:t>
      </w:r>
      <w:proofErr w:type="spellStart"/>
      <w:r>
        <w:rPr>
          <w:lang w:val="es-ES"/>
        </w:rPr>
        <w:t>Berguedà</w:t>
      </w:r>
      <w:proofErr w:type="spellEnd"/>
      <w:r>
        <w:rPr>
          <w:lang w:val="es-ES"/>
        </w:rPr>
        <w:t xml:space="preserve"> (Barcelona), SPAIN </w:t>
      </w:r>
      <w:r>
        <w:rPr>
          <w:vertAlign w:val="superscript"/>
          <w:lang w:val="es-ES"/>
        </w:rPr>
        <w:t>2</w:t>
      </w:r>
      <w:r>
        <w:rPr>
          <w:lang w:val="es-ES"/>
        </w:rPr>
        <w:t xml:space="preserve"> European </w:t>
      </w:r>
      <w:proofErr w:type="spellStart"/>
      <w:r>
        <w:rPr>
          <w:lang w:val="es-ES"/>
        </w:rPr>
        <w:t>Environment</w:t>
      </w:r>
      <w:proofErr w:type="spellEnd"/>
      <w:r>
        <w:rPr>
          <w:lang w:val="es-ES"/>
        </w:rPr>
        <w:t xml:space="preserve"> Agency. </w:t>
      </w:r>
      <w:r>
        <w:t>Geospatial Information Services Group. Copenhagen, DENMARK</w:t>
      </w:r>
      <w:r>
        <w:br/>
      </w:r>
      <w:r>
        <w:rPr>
          <w:vertAlign w:val="superscript"/>
        </w:rPr>
        <w:t>3</w:t>
      </w:r>
      <w:r>
        <w:t xml:space="preserve"> European Commission – Joint Research Centre (JRC). Directorate D – Sustainable Resources. Unit D6 – Knowledge for Sustainable Development &amp; Food Security Unit. </w:t>
      </w:r>
      <w:proofErr w:type="spellStart"/>
      <w:r>
        <w:rPr>
          <w:lang w:val="es-ES"/>
        </w:rPr>
        <w:t>Via</w:t>
      </w:r>
      <w:proofErr w:type="spellEnd"/>
      <w:r>
        <w:rPr>
          <w:lang w:val="es-ES"/>
        </w:rPr>
        <w:t xml:space="preserve"> Enrico Fermi 2749. I-21027 </w:t>
      </w:r>
      <w:proofErr w:type="spellStart"/>
      <w:r>
        <w:rPr>
          <w:lang w:val="es-ES"/>
        </w:rPr>
        <w:t>Ispra</w:t>
      </w:r>
      <w:proofErr w:type="spellEnd"/>
      <w:r>
        <w:rPr>
          <w:lang w:val="es-ES"/>
        </w:rPr>
        <w:t xml:space="preserve"> (VA), ITALY</w:t>
      </w:r>
    </w:p>
    <w:p w14:paraId="0F41FEE6" w14:textId="77777777" w:rsidR="00645F23" w:rsidRDefault="00C93F97">
      <w:pPr>
        <w:pStyle w:val="BodyText"/>
        <w:rPr>
          <w:lang w:val="es-ES"/>
        </w:rPr>
      </w:pPr>
      <w:r>
        <w:rPr>
          <w:rFonts w:ascii="Segoe UI Symbol" w:hAnsi="Segoe UI Symbol" w:cs="Segoe UI Symbol"/>
          <w:vertAlign w:val="superscript"/>
          <w:lang w:val="es-ES"/>
        </w:rPr>
        <w:t>✉</w:t>
      </w:r>
      <w:r>
        <w:rPr>
          <w:lang w:val="es-ES"/>
        </w:rPr>
        <w:t xml:space="preserve"> </w:t>
      </w:r>
      <w:proofErr w:type="spellStart"/>
      <w:r>
        <w:rPr>
          <w:lang w:val="es-ES"/>
        </w:rPr>
        <w:t>Correspondence</w:t>
      </w:r>
      <w:proofErr w:type="spellEnd"/>
      <w:r>
        <w:rPr>
          <w:lang w:val="es-ES"/>
        </w:rPr>
        <w:t>:  Michael Cherlet &lt;michael.cherlet@ec.europa.eu&gt;</w:t>
      </w:r>
    </w:p>
    <w:p w14:paraId="71DC8436" w14:textId="77777777" w:rsidR="00645F23" w:rsidRDefault="00645F23">
      <w:pPr>
        <w:pStyle w:val="BodyText"/>
        <w:rPr>
          <w:lang w:val="es-ES"/>
        </w:rPr>
      </w:pPr>
    </w:p>
    <w:p w14:paraId="33C8F079" w14:textId="77777777" w:rsidR="00645F23" w:rsidRDefault="00645F23">
      <w:pPr>
        <w:pStyle w:val="BodyText"/>
        <w:rPr>
          <w:lang w:val="es-ES"/>
        </w:rPr>
      </w:pPr>
    </w:p>
    <w:p w14:paraId="3EBE1851" w14:textId="77777777" w:rsidR="00645F23" w:rsidRDefault="00C93F97">
      <w:pPr>
        <w:pStyle w:val="BodyText"/>
      </w:pPr>
      <w:r>
        <w:rPr>
          <w:b/>
        </w:rPr>
        <w:t>Keywords:</w:t>
      </w:r>
      <w:r>
        <w:t xml:space="preserve"> Land Productivity, Ecosystem Dynamics, Land Degradation, Desertification, Vegetation </w:t>
      </w:r>
    </w:p>
    <w:p w14:paraId="1DB7A469" w14:textId="77777777" w:rsidR="00645F23" w:rsidRDefault="00645F23">
      <w:pPr>
        <w:pStyle w:val="BodyText"/>
      </w:pPr>
    </w:p>
    <w:p w14:paraId="292B007A" w14:textId="77777777" w:rsidR="00645F23" w:rsidRDefault="00645F23">
      <w:pPr>
        <w:pStyle w:val="BodyText"/>
      </w:pPr>
    </w:p>
    <w:p w14:paraId="71BE01DD" w14:textId="77777777" w:rsidR="00645F23" w:rsidRDefault="00645F23">
      <w:pPr>
        <w:pStyle w:val="BodyText"/>
      </w:pPr>
    </w:p>
    <w:p w14:paraId="215A684F" w14:textId="77777777" w:rsidR="00645F23" w:rsidRDefault="00C93F97">
      <w:pPr>
        <w:pStyle w:val="BodyText"/>
        <w:rPr>
          <w:b/>
        </w:rPr>
      </w:pPr>
      <w:r>
        <w:rPr>
          <w:b/>
        </w:rPr>
        <w:t>Abstract</w:t>
      </w:r>
    </w:p>
    <w:p w14:paraId="24605D44" w14:textId="77777777" w:rsidR="00645F23" w:rsidRDefault="00C93F97">
      <w:pPr>
        <w:pStyle w:val="BodyText"/>
        <w:rPr>
          <w:del w:id="0" w:author="Xavier Rotllan-Puig" w:date="2021-10-05T13:05:00Z"/>
        </w:rPr>
      </w:pPr>
      <w:del w:id="1" w:author="Xavier Rotllan-Puig" w:date="2021-10-05T13:23:00Z">
        <w:r>
          <w:delText>As part of t</w:delText>
        </w:r>
      </w:del>
      <w:ins w:id="2" w:author="Xavier Rotllan-Puig" w:date="2021-10-05T13:23:00Z">
        <w:r>
          <w:t>T</w:t>
        </w:r>
      </w:ins>
      <w:r>
        <w:t>he U</w:t>
      </w:r>
      <w:ins w:id="3" w:author="Xavier Rotllan-Puig" w:date="2021-09-21T12:40:00Z">
        <w:r>
          <w:t xml:space="preserve">nited </w:t>
        </w:r>
      </w:ins>
      <w:r>
        <w:t>N</w:t>
      </w:r>
      <w:ins w:id="4" w:author="Xavier Rotllan-Puig" w:date="2021-09-21T12:40:00Z">
        <w:r>
          <w:t>ations</w:t>
        </w:r>
      </w:ins>
      <w:r>
        <w:t xml:space="preserve"> Sustainable Development Goal 15 (Life on Land), </w:t>
      </w:r>
      <w:ins w:id="5" w:author="Xavier Rotllan-Puig" w:date="2021-10-05T13:23:00Z">
        <w:r>
          <w:t xml:space="preserve">adopted </w:t>
        </w:r>
      </w:ins>
      <w:r>
        <w:t xml:space="preserve">the indicator 15.3.1 </w:t>
      </w:r>
      <w:del w:id="6" w:author="Xavier Rotllan-Puig" w:date="2021-10-05T13:23:00Z">
        <w:r>
          <w:delText xml:space="preserve">is adopted </w:delText>
        </w:r>
      </w:del>
      <w:r>
        <w:t xml:space="preserve">to measure the Land Degradation Neutrality. </w:t>
      </w:r>
      <w:del w:id="7" w:author="Xavier Rotllan-Puig" w:date="2021-10-05T13:03:00Z">
        <w:r>
          <w:delText xml:space="preserve">Land Degradation Neutrality is addressed as stable —or increasing— state in the amount and quality of land resources required to support ecosystem functions and services and enhance food security during a certain period of time. </w:delText>
        </w:r>
      </w:del>
      <w:del w:id="8" w:author="Xavier Rotllan-Puig" w:date="2021-10-05T13:04:00Z">
        <w:r>
          <w:delText xml:space="preserve">It is a binary indicator (i.e. degraded/not degraded), expressed as the proportion of land that is degraded over total land area within each land type, and </w:delText>
        </w:r>
      </w:del>
      <w:ins w:id="9" w:author="Xavier Rotllan-Puig" w:date="2021-10-05T13:05:00Z">
        <w:r>
          <w:t xml:space="preserve">This indicator </w:t>
        </w:r>
      </w:ins>
      <w:r>
        <w:t>is based on three sub-indicators: (1) Trends in Land Cover, (2) Land Productivity and (3) Carbon Stocks.</w:t>
      </w:r>
      <w:ins w:id="10" w:author="michael cherlet" w:date="2021-10-26T15:21:00Z">
        <w:r w:rsidR="00FE6932">
          <w:t xml:space="preserve"> </w:t>
        </w:r>
      </w:ins>
    </w:p>
    <w:p w14:paraId="1FE6C6E2" w14:textId="77777777" w:rsidR="00645F23" w:rsidRDefault="00C93F97">
      <w:pPr>
        <w:pStyle w:val="BodyText"/>
      </w:pPr>
      <w:r>
        <w:t xml:space="preserve">The Land Productivity sub-indicator </w:t>
      </w:r>
      <w:del w:id="11" w:author="Xavier Rotllan-Puig" w:date="2021-09-21T12:40:00Z">
        <w:r>
          <w:delText xml:space="preserve">(LP) </w:delText>
        </w:r>
      </w:del>
      <w:r>
        <w:t xml:space="preserve">refers to the total above-ground Net Primary Production and reflects changes in health and productive capacity of the land. </w:t>
      </w:r>
      <w:del w:id="12" w:author="Xavier Rotllan-Puig" w:date="2021-10-05T13:09:00Z">
        <w:r>
          <w:delText xml:space="preserve">Declining trends interpreted with ancillary data such as e.g. information on non-adapted agricultural practices possibly combined with low income can be usually understood as land degradation. LP </w:delText>
        </w:r>
      </w:del>
      <w:ins w:id="13" w:author="Xavier Rotllan-Puig" w:date="2021-10-05T13:09:00Z">
        <w:r>
          <w:t xml:space="preserve">It </w:t>
        </w:r>
      </w:ins>
      <w:r>
        <w:t xml:space="preserve">can be calculated using the Land Productivity Dynamics </w:t>
      </w:r>
      <w:del w:id="14" w:author="Xavier Rotllan-Puig" w:date="2021-10-05T13:11:00Z">
        <w:r>
          <w:delText>(LPD)</w:delText>
        </w:r>
      </w:del>
      <w:r>
        <w:t xml:space="preserve"> approach, which</w:t>
      </w:r>
      <w:del w:id="15" w:author="Xavier Rotllan-Puig" w:date="2021-10-05T12:27:00Z">
        <w:r>
          <w:delText xml:space="preserve"> is the methodological basis of the R-based tool </w:delText>
        </w:r>
        <w:r>
          <w:rPr>
            <w:i/>
            <w:iCs/>
          </w:rPr>
          <w:delText>LPDynR</w:delText>
        </w:r>
        <w:r>
          <w:delText xml:space="preserve"> presented in this article. </w:delText>
        </w:r>
      </w:del>
      <w:ins w:id="16" w:author="Xavier Rotllan-Puig" w:date="2021-10-05T12:18:00Z">
        <w:r>
          <w:t xml:space="preserve"> performs for each pixel a combined assessment of (1) the long term </w:t>
        </w:r>
      </w:ins>
      <w:ins w:id="17" w:author="Xavier Rotllan-Puig" w:date="2021-10-05T12:20:00Z">
        <w:r>
          <w:t>tendency</w:t>
        </w:r>
      </w:ins>
      <w:ins w:id="18" w:author="Xavier Rotllan-Puig" w:date="2021-10-05T12:22:00Z">
        <w:r>
          <w:t xml:space="preserve"> of change</w:t>
        </w:r>
      </w:ins>
      <w:ins w:id="19" w:author="Xavier Rotllan-Puig" w:date="2021-10-05T12:19:00Z">
        <w:r>
          <w:t xml:space="preserve"> of land productivity and (2) its </w:t>
        </w:r>
      </w:ins>
      <w:ins w:id="20" w:author="Xavier Rotllan-Puig" w:date="2021-10-05T12:20:00Z">
        <w:r>
          <w:t>current level relative to homogeneous land areas</w:t>
        </w:r>
      </w:ins>
      <w:ins w:id="21" w:author="Xavier Rotllan-Puig" w:date="2021-10-05T12:21:00Z">
        <w:r>
          <w:t>.</w:t>
        </w:r>
      </w:ins>
    </w:p>
    <w:p w14:paraId="73688305" w14:textId="77777777" w:rsidR="00645F23" w:rsidRDefault="00C93F97">
      <w:pPr>
        <w:pStyle w:val="BodyText"/>
        <w:rPr>
          <w:del w:id="22" w:author="Xavier Rotllan-Puig" w:date="2021-10-05T12:56:00Z"/>
        </w:rPr>
      </w:pPr>
      <w:ins w:id="23" w:author="Xavier Rotllan-Puig" w:date="2021-10-05T12:27:00Z">
        <w:r>
          <w:t xml:space="preserve">In this article, we present the R-based tool </w:t>
        </w:r>
        <w:proofErr w:type="spellStart"/>
        <w:r>
          <w:rPr>
            <w:i/>
            <w:iCs/>
          </w:rPr>
          <w:t>LPDynR</w:t>
        </w:r>
        <w:proofErr w:type="spellEnd"/>
        <w:r>
          <w:t xml:space="preserve">, which implements the Land Productivity Dynamics approach for the calculation of the Land Productivity sub-indicator. </w:t>
        </w:r>
      </w:ins>
      <w:del w:id="24" w:author="Xavier Rotllan-Puig" w:date="2021-10-05T12:07:00Z">
        <w:r>
          <w:delText>It</w:delText>
        </w:r>
      </w:del>
      <w:proofErr w:type="spellStart"/>
      <w:ins w:id="25" w:author="Xavier Rotllan-Puig" w:date="2021-10-05T12:08:00Z">
        <w:r>
          <w:rPr>
            <w:i/>
            <w:iCs/>
          </w:rPr>
          <w:t>LPDynR</w:t>
        </w:r>
      </w:ins>
      <w:proofErr w:type="spellEnd"/>
      <w:r>
        <w:t xml:space="preserve"> </w:t>
      </w:r>
      <w:del w:id="26" w:author="Xavier Rotllan-Puig" w:date="2021-10-05T13:17:00Z">
        <w:r>
          <w:delText>uses</w:delText>
        </w:r>
      </w:del>
      <w:ins w:id="27" w:author="Xavier Rotllan-Puig" w:date="2021-10-05T13:17:00Z">
        <w:r>
          <w:t>ingests</w:t>
        </w:r>
      </w:ins>
      <w:r>
        <w:t xml:space="preserve"> vegetation-related </w:t>
      </w:r>
      <w:del w:id="28" w:author="Xavier Rotllan-Puig" w:date="2021-10-05T12:08:00Z">
        <w:r>
          <w:delText>indices</w:delText>
        </w:r>
      </w:del>
      <w:ins w:id="29" w:author="Xavier Rotllan-Puig" w:date="2021-10-05T12:08:00Z">
        <w:r>
          <w:t>information</w:t>
        </w:r>
      </w:ins>
      <w:r>
        <w:t xml:space="preserve"> (phenology and productivity) derived from time series of remote sensed vegetation indices </w:t>
      </w:r>
      <w:del w:id="30" w:author="Xavier Rotllan-Puig" w:date="2021-10-05T13:17:00Z">
        <w:r>
          <w:delText>to estimate ecosystem dynamics and change</w:delText>
        </w:r>
      </w:del>
      <w:r>
        <w:t xml:space="preserve">. The final </w:t>
      </w:r>
      <w:del w:id="31" w:author="Xavier Rotllan-Puig" w:date="2021-10-05T13:17:00Z">
        <w:r>
          <w:delText>result of the</w:delText>
        </w:r>
      </w:del>
      <w:del w:id="32" w:author="Xavier Rotllan-Puig" w:date="2021-10-05T12:09:00Z">
        <w:r>
          <w:delText xml:space="preserve"> LPD</w:delText>
        </w:r>
      </w:del>
      <w:r>
        <w:t xml:space="preserve"> indicator is a </w:t>
      </w:r>
      <w:ins w:id="33" w:author="Xavier Rotllan-Puig" w:date="2021-10-05T13:12:00Z">
        <w:r>
          <w:t xml:space="preserve">5-class </w:t>
        </w:r>
      </w:ins>
      <w:del w:id="34" w:author="Xavier Rotllan-Puig" w:date="2021-10-05T13:18:00Z">
        <w:r>
          <w:delText>categorical</w:delText>
        </w:r>
      </w:del>
      <w:r>
        <w:t xml:space="preserve"> map </w:t>
      </w:r>
      <w:del w:id="35" w:author="Xavier Rotllan-Puig" w:date="2021-10-05T13:12:00Z">
        <w:r>
          <w:delText>with 5 classes of land productivity dynamics</w:delText>
        </w:r>
      </w:del>
      <w:r>
        <w:t xml:space="preserve">, ranging from declining to increasing </w:t>
      </w:r>
      <w:ins w:id="36" w:author="Xavier Rotllan-Puig" w:date="2021-09-21T12:42:00Z">
        <w:r>
          <w:t xml:space="preserve">land </w:t>
        </w:r>
      </w:ins>
      <w:r>
        <w:t xml:space="preserve">productivity. As an example of </w:t>
      </w:r>
      <w:proofErr w:type="spellStart"/>
      <w:r>
        <w:rPr>
          <w:i/>
          <w:iCs/>
        </w:rPr>
        <w:t>LPDynR</w:t>
      </w:r>
      <w:proofErr w:type="spellEnd"/>
      <w:r>
        <w:t xml:space="preserve"> functionalities</w:t>
      </w:r>
      <w:ins w:id="37" w:author="Xavier Rotllan-Puig" w:date="2021-09-21T14:01:00Z">
        <w:r>
          <w:t xml:space="preserve"> and </w:t>
        </w:r>
        <w:del w:id="38" w:author="michael cherlet" w:date="2021-10-26T15:23:00Z">
          <w:r w:rsidDel="00FE6932">
            <w:delText>applicabilities</w:delText>
          </w:r>
        </w:del>
      </w:ins>
      <w:ins w:id="39" w:author="michael cherlet" w:date="2021-10-26T15:23:00Z">
        <w:r w:rsidR="00FE6932">
          <w:t>applicability</w:t>
        </w:r>
      </w:ins>
      <w:r>
        <w:t>, we present a case study for Europe.</w:t>
      </w:r>
      <w:ins w:id="40" w:author="Xavier Rotllan-Puig" w:date="2021-10-05T11:55:00Z">
        <w:r>
          <w:t xml:space="preserve"> First, we show </w:t>
        </w:r>
      </w:ins>
      <w:ins w:id="41" w:author="Xavier Rotllan-Puig" w:date="2021-10-05T11:58:00Z">
        <w:r>
          <w:t xml:space="preserve">the general </w:t>
        </w:r>
      </w:ins>
      <w:ins w:id="42" w:author="Xavier Rotllan-Puig" w:date="2021-10-05T11:59:00Z">
        <w:r>
          <w:t xml:space="preserve">way to calculate </w:t>
        </w:r>
      </w:ins>
      <w:ins w:id="43" w:author="Xavier Rotllan-Puig" w:date="2021-10-05T12:00:00Z">
        <w:r>
          <w:t>the indicator</w:t>
        </w:r>
      </w:ins>
      <w:ins w:id="44" w:author="Xavier Rotllan-Puig" w:date="2021-10-05T12:01:00Z">
        <w:r>
          <w:t xml:space="preserve"> for the entire time series (2000-2019), explained in a step by step process to make </w:t>
        </w:r>
        <w:del w:id="45" w:author="michael cherlet" w:date="2021-10-26T15:23:00Z">
          <w:r w:rsidDel="00FE6932">
            <w:delText xml:space="preserve">clear </w:delText>
          </w:r>
        </w:del>
        <w:r>
          <w:t xml:space="preserve">the whole approach </w:t>
        </w:r>
      </w:ins>
      <w:proofErr w:type="gramStart"/>
      <w:ins w:id="46" w:author="michael cherlet" w:date="2021-10-26T15:23:00Z">
        <w:r w:rsidR="00FE6932">
          <w:t>clear</w:t>
        </w:r>
        <w:proofErr w:type="gramEnd"/>
        <w:r w:rsidR="00FE6932">
          <w:t xml:space="preserve"> </w:t>
        </w:r>
      </w:ins>
      <w:ins w:id="47" w:author="Xavier Rotllan-Puig" w:date="2021-10-05T12:01:00Z">
        <w:r>
          <w:t xml:space="preserve">and </w:t>
        </w:r>
      </w:ins>
      <w:ins w:id="48" w:author="michael cherlet" w:date="2021-10-26T15:25:00Z">
        <w:r w:rsidR="00FE6932">
          <w:t xml:space="preserve">to illustrate </w:t>
        </w:r>
      </w:ins>
      <w:ins w:id="49" w:author="Xavier Rotllan-Puig" w:date="2021-10-05T12:01:00Z">
        <w:r>
          <w:t xml:space="preserve">the intermediate products (i.e. maps) produced in each step. Secondly, </w:t>
        </w:r>
      </w:ins>
      <w:ins w:id="50" w:author="Xavier Rotllan-Puig" w:date="2021-10-05T12:16:00Z">
        <w:r>
          <w:t xml:space="preserve">we show how to alternatively calculate the indicator </w:t>
        </w:r>
      </w:ins>
      <w:ins w:id="51" w:author="Xavier Rotllan-Puig" w:date="2021-10-05T12:33:00Z">
        <w:r>
          <w:t>based o</w:t>
        </w:r>
      </w:ins>
      <w:ins w:id="52" w:author="Xavier Rotllan-Puig" w:date="2021-10-05T12:34:00Z">
        <w:r>
          <w:t xml:space="preserve">nly on the </w:t>
        </w:r>
        <w:proofErr w:type="gramStart"/>
        <w:r>
          <w:t>long term</w:t>
        </w:r>
        <w:proofErr w:type="gramEnd"/>
        <w:r>
          <w:t xml:space="preserve"> tendency of change, but we </w:t>
        </w:r>
      </w:ins>
      <w:ins w:id="53" w:author="Xavier Rotllan-Puig" w:date="2021-10-05T12:47:00Z">
        <w:r>
          <w:t xml:space="preserve">evidence the added value of including the current level of productivity to refine the final indicator. </w:t>
        </w:r>
      </w:ins>
      <w:ins w:id="54" w:author="Xavier Rotllan-Puig" w:date="2021-10-05T12:34:00Z">
        <w:r>
          <w:t>Finally,</w:t>
        </w:r>
      </w:ins>
      <w:ins w:id="55" w:author="Xavier Rotllan-Puig" w:date="2021-10-05T12:37:00Z">
        <w:r>
          <w:t xml:space="preserve"> we present some code for the calculation of </w:t>
        </w:r>
      </w:ins>
      <w:ins w:id="56" w:author="Xavier Rotllan-Puig" w:date="2021-10-05T12:38:00Z">
        <w:r>
          <w:t xml:space="preserve">“partial indicators” in terms of time scale along the </w:t>
        </w:r>
      </w:ins>
      <w:ins w:id="57" w:author="Xavier Rotllan-Puig" w:date="2021-10-05T12:50:00Z">
        <w:r>
          <w:t>observation</w:t>
        </w:r>
      </w:ins>
      <w:ins w:id="58" w:author="Xavier Rotllan-Puig" w:date="2021-10-05T12:51:00Z">
        <w:r>
          <w:t xml:space="preserve"> period</w:t>
        </w:r>
      </w:ins>
      <w:ins w:id="59" w:author="Xavier Rotllan-Puig" w:date="2021-10-05T12:39:00Z">
        <w:r>
          <w:t xml:space="preserve">, </w:t>
        </w:r>
        <w:commentRangeStart w:id="60"/>
        <w:r>
          <w:t>which may help the user to understand</w:t>
        </w:r>
      </w:ins>
      <w:ins w:id="61" w:author="Xavier Rotllan-Puig" w:date="2021-10-05T12:40:00Z">
        <w:r>
          <w:t xml:space="preserve"> </w:t>
        </w:r>
        <w:r>
          <w:lastRenderedPageBreak/>
          <w:t xml:space="preserve">the </w:t>
        </w:r>
        <w:commentRangeStart w:id="62"/>
        <w:r>
          <w:t>biomass</w:t>
        </w:r>
      </w:ins>
      <w:commentRangeEnd w:id="62"/>
      <w:r w:rsidR="00FE6932">
        <w:rPr>
          <w:rStyle w:val="CommentReference"/>
        </w:rPr>
        <w:commentReference w:id="62"/>
      </w:r>
      <w:ins w:id="63" w:author="Xavier Rotllan-Puig" w:date="2021-10-05T12:40:00Z">
        <w:r>
          <w:t xml:space="preserve"> dynamics within the time series</w:t>
        </w:r>
      </w:ins>
      <w:commentRangeEnd w:id="60"/>
      <w:r w:rsidR="00FE6932">
        <w:rPr>
          <w:rStyle w:val="CommentReference"/>
        </w:rPr>
        <w:commentReference w:id="60"/>
      </w:r>
      <w:ins w:id="64" w:author="Xavier Rotllan-Puig" w:date="2021-10-05T12:40:00Z">
        <w:r>
          <w:t>, as well as to assess the stability of the final product.</w:t>
        </w:r>
      </w:ins>
      <w:ins w:id="65" w:author="Xavier Rotllan-Puig" w:date="2021-10-05T12:51:00Z">
        <w:r>
          <w:t xml:space="preserve"> </w:t>
        </w:r>
      </w:ins>
      <w:ins w:id="66" w:author="Xavier Rotllan-Puig" w:date="2021-10-05T12:53:00Z">
        <w:r>
          <w:t xml:space="preserve">While the indicator for the entire period </w:t>
        </w:r>
      </w:ins>
      <w:ins w:id="67" w:author="Xavier Rotllan-Puig" w:date="2021-10-05T12:54:00Z">
        <w:r>
          <w:t>shows a general positive trend pattern across Europe during the period 2000-2019, some of the partial maps show more negative trends, demonstrating the highly fluctuating character of vegetation</w:t>
        </w:r>
      </w:ins>
      <w:ins w:id="68" w:author="Xavier Rotllan-Puig" w:date="2021-10-05T12:57:00Z">
        <w:r>
          <w:t>.</w:t>
        </w:r>
      </w:ins>
    </w:p>
    <w:p w14:paraId="0B775C7E" w14:textId="77777777" w:rsidR="00645F23" w:rsidRDefault="00645F23">
      <w:pPr>
        <w:pStyle w:val="BodyText"/>
      </w:pPr>
    </w:p>
    <w:p w14:paraId="7D24030B" w14:textId="77777777" w:rsidR="00645F23" w:rsidRDefault="00C93F97">
      <w:pPr>
        <w:pStyle w:val="Heading1"/>
      </w:pPr>
      <w:bookmarkStart w:id="69" w:name="introduction"/>
      <w:r>
        <w:t>Introduction</w:t>
      </w:r>
      <w:bookmarkEnd w:id="69"/>
    </w:p>
    <w:p w14:paraId="6995C2D1" w14:textId="77777777" w:rsidR="00645F23" w:rsidRDefault="00C93F97">
      <w:pPr>
        <w:pStyle w:val="FirstParagraph"/>
      </w:pPr>
      <w:r>
        <w:t xml:space="preserve">The United Nations General Assembly designed in 2015 a collection of 17 global goals, so called Sustainable Development Goals (SDGs; UN, 2015), with the general aim of “achieving a better and more sustainable future for all”, and which are intended to be accomplished by 2030. Each </w:t>
      </w:r>
      <w:del w:id="70" w:author="Xavier Rotllan-Puig" w:date="2021-09-21T12:42:00Z">
        <w:r>
          <w:delText>SDG</w:delText>
        </w:r>
      </w:del>
      <w:ins w:id="71" w:author="Xavier Rotllan-Puig" w:date="2021-09-21T12:42:00Z">
        <w:r>
          <w:t xml:space="preserve"> Sustainable Development Goal</w:t>
        </w:r>
      </w:ins>
      <w:r>
        <w:t xml:space="preserve"> is subdivided into a list of targets which, in turn, go together with indicators to be able to measure their progress and success. Such indicators have to be credible, based on standardized methodologies and, often, have to be spatially explicit (</w:t>
      </w:r>
      <w:proofErr w:type="spellStart"/>
      <w:r>
        <w:t>Dubovyk</w:t>
      </w:r>
      <w:proofErr w:type="spellEnd"/>
      <w:r>
        <w:t>, 2017).</w:t>
      </w:r>
    </w:p>
    <w:p w14:paraId="315FB5A7" w14:textId="77777777" w:rsidR="00645F23" w:rsidRDefault="00C93F97">
      <w:pPr>
        <w:pStyle w:val="BodyText"/>
      </w:pPr>
      <w:r>
        <w:t>The SDG-15, entitled Life on Land, has among its targets the 15.3, which expects “to combat desertification, restore degraded land and soil, including land affected by desertification, drought and floods, and strive to achieve a land degradation-neutral world”. In this context, Land Degradation Neutrality (LDN) is defined as the stable (or increasing) state regarding the amount and quality of land resources required to support ecosystem functions and services and enhance food security during a certain period of time (U</w:t>
      </w:r>
      <w:ins w:id="72" w:author="Xavier Rotllan-Puig" w:date="2021-09-21T12:43:00Z">
        <w:r>
          <w:t xml:space="preserve">nited </w:t>
        </w:r>
      </w:ins>
      <w:r>
        <w:t>N</w:t>
      </w:r>
      <w:ins w:id="73" w:author="Xavier Rotllan-Puig" w:date="2021-09-21T12:43:00Z">
        <w:r>
          <w:t xml:space="preserve">ations </w:t>
        </w:r>
      </w:ins>
      <w:r>
        <w:t>C</w:t>
      </w:r>
      <w:ins w:id="74" w:author="Xavier Rotllan-Puig" w:date="2021-09-21T12:43:00Z">
        <w:r>
          <w:t xml:space="preserve">onvention to </w:t>
        </w:r>
      </w:ins>
      <w:r>
        <w:t>C</w:t>
      </w:r>
      <w:ins w:id="75" w:author="Xavier Rotllan-Puig" w:date="2021-09-21T12:43:00Z">
        <w:r>
          <w:t xml:space="preserve">ombat </w:t>
        </w:r>
      </w:ins>
      <w:r>
        <w:t>D</w:t>
      </w:r>
      <w:ins w:id="76" w:author="Xavier Rotllan-Puig" w:date="2021-09-21T12:44:00Z">
        <w:r>
          <w:t>esertification - UNCCD</w:t>
        </w:r>
      </w:ins>
      <w:r>
        <w:t>, 2015).</w:t>
      </w:r>
    </w:p>
    <w:p w14:paraId="3FC88675" w14:textId="77777777" w:rsidR="00645F23" w:rsidRDefault="00C93F97">
      <w:pPr>
        <w:pStyle w:val="BodyText"/>
      </w:pPr>
      <w:r>
        <w:t>The indicator 15.3.1 is adopted to measure the L</w:t>
      </w:r>
      <w:ins w:id="77" w:author="Xavier Rotllan-Puig" w:date="2021-09-21T12:44:00Z">
        <w:r>
          <w:t xml:space="preserve">and </w:t>
        </w:r>
      </w:ins>
      <w:r>
        <w:t>D</w:t>
      </w:r>
      <w:ins w:id="78" w:author="Xavier Rotllan-Puig" w:date="2021-09-21T12:44:00Z">
        <w:r>
          <w:t xml:space="preserve">egradation </w:t>
        </w:r>
      </w:ins>
      <w:r>
        <w:t>N</w:t>
      </w:r>
      <w:ins w:id="79" w:author="Xavier Rotllan-Puig" w:date="2021-09-21T12:44:00Z">
        <w:r>
          <w:t>eutrality</w:t>
        </w:r>
      </w:ins>
      <w:r>
        <w:t xml:space="preserve"> and is expressed as the proportion of land that is degraded over total land area. It is a binary </w:t>
      </w:r>
      <w:r>
        <w:lastRenderedPageBreak/>
        <w:t xml:space="preserve">indicator (i.e. degraded/not degraded) based on three sub-indicators calculated separately: (1) Trends in Land Cover, (2) Land Productivity and (3) </w:t>
      </w:r>
      <w:commentRangeStart w:id="80"/>
      <w:r>
        <w:t xml:space="preserve">Carbon Stocks </w:t>
      </w:r>
      <w:commentRangeEnd w:id="80"/>
      <w:r w:rsidR="008740EC">
        <w:rPr>
          <w:rStyle w:val="CommentReference"/>
        </w:rPr>
        <w:commentReference w:id="80"/>
      </w:r>
      <w:r>
        <w:t>(</w:t>
      </w:r>
      <w:commentRangeStart w:id="81"/>
      <w:r>
        <w:t xml:space="preserve">Sims et al., </w:t>
      </w:r>
      <w:commentRangeEnd w:id="81"/>
      <w:r w:rsidR="00874AC7">
        <w:rPr>
          <w:rStyle w:val="CommentReference"/>
        </w:rPr>
        <w:commentReference w:id="81"/>
      </w:r>
      <w:r>
        <w:t>2020, 2017). While the first two can capture relatively fast changes, carbon stocks reflect slower changes which suggest a longer-term trajectory (Orr et al., 2017). Following a “one-out-all-out” process, the indicator identifies an area as degraded if one of the sub-indicators shows degradation. The three sub-indicators must be comparable among territories and based on standardized sources and methods. The data can be collected through existing sources, such as maps, reports or databases, but also can be derived from Earth observation (EO) imagery using remote sensing tools.</w:t>
      </w:r>
    </w:p>
    <w:p w14:paraId="0ADB1897" w14:textId="4CBF0B3D" w:rsidR="00645F23" w:rsidRDefault="00C93F97">
      <w:pPr>
        <w:pStyle w:val="BodyText"/>
      </w:pPr>
      <w:r>
        <w:t xml:space="preserve">The Land Productivity sub-indicator (LP), addressed in this document, approximates the </w:t>
      </w:r>
      <w:commentRangeStart w:id="82"/>
      <w:ins w:id="83" w:author="michael cherlet" w:date="2021-10-26T15:43:00Z">
        <w:r>
          <w:t>dynamics</w:t>
        </w:r>
        <w:commentRangeEnd w:id="82"/>
        <w:r>
          <w:rPr>
            <w:rStyle w:val="CommentReference"/>
          </w:rPr>
          <w:commentReference w:id="82"/>
        </w:r>
        <w:r>
          <w:t xml:space="preserve"> </w:t>
        </w:r>
      </w:ins>
      <w:r>
        <w:t>total above-ground net primary producti</w:t>
      </w:r>
      <w:ins w:id="84" w:author="Xavier Rotllan-Puig" w:date="2021-09-21T12:56:00Z">
        <w:r>
          <w:t>on</w:t>
        </w:r>
      </w:ins>
      <w:del w:id="85" w:author="Xavier Rotllan-Puig" w:date="2021-09-21T12:56:00Z">
        <w:r>
          <w:delText>vity</w:delText>
        </w:r>
      </w:del>
      <w:r>
        <w:t xml:space="preserve"> (NPP), which can be defined as the total energy fixed by plants minus their respiration. Such energy is transformed into biomass which, in turn, allows ecosystems to develop their functions and deliver essential services. Therefore, </w:t>
      </w:r>
      <w:ins w:id="86" w:author="Xavier Rotllan-Puig" w:date="2021-09-21T12:45:00Z">
        <w:r>
          <w:t xml:space="preserve">the Land Productivity sub-indicator </w:t>
        </w:r>
      </w:ins>
      <w:del w:id="87" w:author="Xavier Rotllan-Puig" w:date="2021-09-21T12:45:00Z">
        <w:r>
          <w:delText>LP</w:delText>
        </w:r>
      </w:del>
      <w:r>
        <w:t xml:space="preserve"> reflects changes in health and productive capacity of the land and its declining trends can be usually understood as land degradation (Cherlet et al., 2018; Prince, 2009; </w:t>
      </w:r>
      <w:proofErr w:type="spellStart"/>
      <w:r>
        <w:t>Yengoh</w:t>
      </w:r>
      <w:proofErr w:type="spellEnd"/>
      <w:r>
        <w:t xml:space="preserve"> et al., 2015). The World Atlas of Desertification (Cherlet et al., 2018) suggests that the LP sub-indicator can be calculated using the Land Productivity Dynamics </w:t>
      </w:r>
      <w:del w:id="88" w:author="Xavier Rotllan-Puig" w:date="2021-09-21T12:46:00Z">
        <w:r>
          <w:delText xml:space="preserve">(LPD) </w:delText>
        </w:r>
      </w:del>
      <w:r>
        <w:t xml:space="preserve">approach. </w:t>
      </w:r>
      <w:del w:id="89" w:author="Xavier Rotllan-Puig" w:date="2021-09-21T12:45:00Z">
        <w:r>
          <w:delText>LPD</w:delText>
        </w:r>
      </w:del>
      <w:ins w:id="90" w:author="Xavier Rotllan-Puig" w:date="2021-09-21T12:45:00Z">
        <w:r>
          <w:t xml:space="preserve"> Land Productivity Dynamics</w:t>
        </w:r>
      </w:ins>
      <w:r>
        <w:t xml:space="preserve"> was first developed by </w:t>
      </w:r>
      <w:proofErr w:type="spellStart"/>
      <w:r>
        <w:t>Ivits</w:t>
      </w:r>
      <w:proofErr w:type="spellEnd"/>
      <w:r>
        <w:t xml:space="preserve"> and Cherlet (2013) and is the methodological basis of the </w:t>
      </w:r>
      <w:proofErr w:type="spellStart"/>
      <w:r>
        <w:rPr>
          <w:i/>
          <w:iCs/>
        </w:rPr>
        <w:t>LPDynR</w:t>
      </w:r>
      <w:proofErr w:type="spellEnd"/>
      <w:r>
        <w:t xml:space="preserve"> tool presented in this article.</w:t>
      </w:r>
      <w:ins w:id="91" w:author="Xavier Rotllan-Puig" w:date="2021-09-21T10:32:00Z">
        <w:r>
          <w:t xml:space="preserve"> In addition, Sims et al. (2021) reports as the only Land Productivity Dynamics global product available so </w:t>
        </w:r>
        <w:proofErr w:type="gramStart"/>
        <w:r>
          <w:t>far</w:t>
        </w:r>
        <w:proofErr w:type="gramEnd"/>
        <w:r>
          <w:t xml:space="preserve"> the one calculated with this same approach, and provided by the Joint Research Centre (European Commission) </w:t>
        </w:r>
        <w:del w:id="92" w:author="michael cherlet" w:date="2021-10-26T15:45:00Z">
          <w:r w:rsidDel="00EA3C3E">
            <w:delText>and</w:delText>
          </w:r>
        </w:del>
      </w:ins>
      <w:ins w:id="93" w:author="michael cherlet" w:date="2021-10-26T15:45:00Z">
        <w:r w:rsidR="00EA3C3E">
          <w:t>to</w:t>
        </w:r>
      </w:ins>
      <w:ins w:id="94" w:author="Xavier Rotllan-Puig" w:date="2021-09-21T10:32:00Z">
        <w:r>
          <w:t xml:space="preserve"> the UNCCD to assist the countries for the calculation of the LP sub-indicator.</w:t>
        </w:r>
      </w:ins>
    </w:p>
    <w:p w14:paraId="124B036B" w14:textId="77777777" w:rsidR="00645F23" w:rsidRDefault="00C93F97">
      <w:pPr>
        <w:pStyle w:val="Heading1"/>
      </w:pPr>
      <w:bookmarkStart w:id="95" w:name="land-productivity-dynamics-and-lpdynr"/>
      <w:r>
        <w:lastRenderedPageBreak/>
        <w:t xml:space="preserve">Land Productivity Dynamics and </w:t>
      </w:r>
      <w:proofErr w:type="spellStart"/>
      <w:r>
        <w:rPr>
          <w:i/>
        </w:rPr>
        <w:t>LPDynR</w:t>
      </w:r>
      <w:bookmarkEnd w:id="95"/>
      <w:proofErr w:type="spellEnd"/>
    </w:p>
    <w:p w14:paraId="62CED9F0" w14:textId="77777777" w:rsidR="00645F23" w:rsidRDefault="00C93F97">
      <w:pPr>
        <w:pStyle w:val="FirstParagraph"/>
      </w:pPr>
      <w:r>
        <w:t>The Land Productivity Dynamics (LPD) approach is based fundamentally on the use of time series of vegetation-related indices derived from remote sensed imagery, such as the normalized difference vegetation index (NDVI) or the plant phenology index (PPI). NDVI, for example, can be used as a proxy for land productivity, as many studies at global and local scales have identified a strong relationship between NDVI and NPP (</w:t>
      </w:r>
      <w:proofErr w:type="spellStart"/>
      <w:r>
        <w:t>Ivits</w:t>
      </w:r>
      <w:proofErr w:type="spellEnd"/>
      <w:r>
        <w:t xml:space="preserve"> and Cherlet, 2013; Prince, 2009; </w:t>
      </w:r>
      <w:proofErr w:type="spellStart"/>
      <w:r>
        <w:t>Yengoh</w:t>
      </w:r>
      <w:proofErr w:type="spellEnd"/>
      <w:r>
        <w:t xml:space="preserve"> et al., 2015, and references therein). The LPD approach often uses phenological and productivity-related variables derived from time series of NDVI, given that these can provide additional information on several aspects of vegetation/land cover functional composition in relation to ecosystem dynamics and change (E. </w:t>
      </w:r>
      <w:proofErr w:type="spellStart"/>
      <w:r>
        <w:t>Ivits</w:t>
      </w:r>
      <w:proofErr w:type="spellEnd"/>
      <w:r>
        <w:t xml:space="preserve">, M. Cherlet, </w:t>
      </w:r>
      <w:proofErr w:type="spellStart"/>
      <w:r>
        <w:t>Mehl</w:t>
      </w:r>
      <w:proofErr w:type="spellEnd"/>
      <w:r>
        <w:t>, et al., 2013). These dynamics of the ecosystems, which might eventually drive land degradation, can be caused by human activities and/or biophysical processes, as well as other processes indirectly tied to them, such as climate change (</w:t>
      </w:r>
      <w:proofErr w:type="spellStart"/>
      <w:r>
        <w:t>Yengoh</w:t>
      </w:r>
      <w:proofErr w:type="spellEnd"/>
      <w:r>
        <w:t xml:space="preserve"> et al., 2015). While the most commonly used phenological parameters are the beginning and the end date of the vegetation growing season, together with the season length in number of days, the ones related to land productivity are e.g. accumulations of vegetation index values over time, mostly during the growing season as defined by the season start and end date. These approximate </w:t>
      </w:r>
      <w:ins w:id="96" w:author="Xavier Rotllan-Puig" w:date="2021-09-21T12:48:00Z">
        <w:r>
          <w:t xml:space="preserve">Net Primary Production </w:t>
        </w:r>
      </w:ins>
      <w:del w:id="97" w:author="Xavier Rotllan-Puig" w:date="2021-09-21T12:48:00Z">
        <w:r>
          <w:delText xml:space="preserve">NPP </w:delText>
        </w:r>
      </w:del>
      <w:r>
        <w:t>within the growing season.</w:t>
      </w:r>
    </w:p>
    <w:p w14:paraId="348BC3A0" w14:textId="56F45FC1" w:rsidR="00645F23" w:rsidRDefault="00C93F97">
      <w:pPr>
        <w:pStyle w:val="BodyText"/>
      </w:pPr>
      <w:r>
        <w:t xml:space="preserve">The final result of the LPD indicator is a categorical map with 5 classes of land productivity dynamics, ranging from declining to increasing productivity over a target time period. It is the result of a combined assessment of two sources of information, as </w:t>
      </w:r>
      <w:del w:id="98" w:author="Xavier Rotllan-Puig" w:date="2021-10-12T15:38:00Z">
        <w:r>
          <w:lastRenderedPageBreak/>
          <w:delText>seen</w:delText>
        </w:r>
      </w:del>
      <w:ins w:id="99" w:author="Xavier Rotllan-Puig" w:date="2021-10-12T15:38:00Z">
        <w:r>
          <w:t>indicated</w:t>
        </w:r>
      </w:ins>
      <w:r>
        <w:t xml:space="preserve"> in</w:t>
      </w:r>
      <w:ins w:id="100" w:author="Xavier Rotllan-Puig" w:date="2021-10-12T15:38:00Z">
        <w:r>
          <w:t xml:space="preserve"> different colours in</w:t>
        </w:r>
      </w:ins>
      <w:r>
        <w:t xml:space="preserve"> Figure 1. The first layer </w:t>
      </w:r>
      <w:ins w:id="101" w:author="Xavier Rotllan-Puig" w:date="2021-10-12T15:40:00Z">
        <w:r>
          <w:t xml:space="preserve">(in blue) </w:t>
        </w:r>
      </w:ins>
      <w:r>
        <w:t xml:space="preserve">is the Long-Term Change Map. In general terms, it shows the tendency of change of land productivity (positive or negative) and the effect on productivity levels that this tendency might have had on a particular original point after a certain period of time. The second layer </w:t>
      </w:r>
      <w:ins w:id="102" w:author="Xavier Rotllan-Puig" w:date="2021-10-12T15:40:00Z">
        <w:r>
          <w:t xml:space="preserve">(in orange) </w:t>
        </w:r>
      </w:ins>
      <w:r>
        <w:t xml:space="preserve">is the Current Status Map, which provides information on the current levels of land productivity in relation to its potential, </w:t>
      </w:r>
      <w:del w:id="103" w:author="michael cherlet" w:date="2021-10-26T17:12:00Z">
        <w:r w:rsidDel="00822E88">
          <w:delText xml:space="preserve">being </w:delText>
        </w:r>
      </w:del>
      <w:r>
        <w:t xml:space="preserve">current </w:t>
      </w:r>
      <w:ins w:id="104" w:author="michael cherlet" w:date="2021-10-26T17:12:00Z">
        <w:r w:rsidR="00822E88">
          <w:t xml:space="preserve">being </w:t>
        </w:r>
      </w:ins>
      <w:r>
        <w:t>the end of the target time period. It compares the local productivity with the range of productivity across similar areas in terms of land cover or bioclimatic traits (Sims et al., 2017). Further explanations for both branches will be given in the respective sections below.</w:t>
      </w:r>
    </w:p>
    <w:p w14:paraId="70DC9921" w14:textId="77777777" w:rsidR="00645F23" w:rsidRDefault="00C93F97">
      <w:r>
        <w:rPr>
          <w:noProof/>
        </w:rPr>
        <w:drawing>
          <wp:inline distT="0" distB="0" distL="0" distR="0" wp14:anchorId="55BFB727" wp14:editId="36E22D15">
            <wp:extent cx="5486400" cy="4500880"/>
            <wp:effectExtent l="0" t="0" r="0" b="0"/>
            <wp:docPr id="1" name="Picture" descr="Figure 1: Flowchart of the process to calculate the Land Productivity Dynamics indicator and used by LPDy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Flowchart of the process to calculate the Land Productivity Dynamics indicator and used by LPDynR"/>
                    <pic:cNvPicPr>
                      <a:picLocks noChangeAspect="1" noChangeArrowheads="1"/>
                    </pic:cNvPicPr>
                  </pic:nvPicPr>
                  <pic:blipFill>
                    <a:blip r:embed="rId11"/>
                    <a:stretch>
                      <a:fillRect/>
                    </a:stretch>
                  </pic:blipFill>
                  <pic:spPr bwMode="auto">
                    <a:xfrm>
                      <a:off x="0" y="0"/>
                      <a:ext cx="5486400" cy="4500880"/>
                    </a:xfrm>
                    <a:prstGeom prst="rect">
                      <a:avLst/>
                    </a:prstGeom>
                  </pic:spPr>
                </pic:pic>
              </a:graphicData>
            </a:graphic>
          </wp:inline>
        </w:drawing>
      </w:r>
    </w:p>
    <w:p w14:paraId="59EB762E" w14:textId="77777777" w:rsidR="00645F23" w:rsidRDefault="00C93F97">
      <w:pPr>
        <w:pStyle w:val="Caption"/>
      </w:pPr>
      <w:r>
        <w:lastRenderedPageBreak/>
        <w:t xml:space="preserve">Figure 1: Flowchart of the process to calculate the Land Productivity Dynamics indicator and used by </w:t>
      </w:r>
      <w:proofErr w:type="spellStart"/>
      <w:r>
        <w:t>LPDynR</w:t>
      </w:r>
      <w:proofErr w:type="spellEnd"/>
    </w:p>
    <w:p w14:paraId="3921B1D5" w14:textId="77777777" w:rsidR="00645F23" w:rsidRDefault="00C93F97">
      <w:pPr>
        <w:pStyle w:val="BodyText"/>
      </w:pPr>
      <w:r>
        <w:t xml:space="preserve"> </w:t>
      </w:r>
    </w:p>
    <w:p w14:paraId="5CAFFA2A" w14:textId="77777777" w:rsidR="00645F23" w:rsidRDefault="00C93F97">
      <w:pPr>
        <w:pStyle w:val="BodyText"/>
      </w:pPr>
      <w:r>
        <w:t xml:space="preserve">Following the LPD approach, </w:t>
      </w:r>
      <w:proofErr w:type="spellStart"/>
      <w:r>
        <w:rPr>
          <w:i/>
          <w:iCs/>
        </w:rPr>
        <w:t>LPDynR</w:t>
      </w:r>
      <w:proofErr w:type="spellEnd"/>
      <w:r>
        <w:t xml:space="preserve"> is an R-based tool (i.e. an R package) which allows the user to produce the final Land Productivity Dynamics Map using as inputs a set of time series of phenological and/or productivity variables (multi-band </w:t>
      </w:r>
      <w:proofErr w:type="spellStart"/>
      <w:r>
        <w:t>GeoTIFF</w:t>
      </w:r>
      <w:proofErr w:type="spellEnd"/>
      <w:r>
        <w:t xml:space="preserve"> </w:t>
      </w:r>
      <w:proofErr w:type="spellStart"/>
      <w:r>
        <w:t>rasters</w:t>
      </w:r>
      <w:proofErr w:type="spellEnd"/>
      <w:r>
        <w:t xml:space="preserve">). By means of the different functions included in the package, it produces intermediate layers (e.g. Steadiness Index, Ecosystem Functional Types; see Figure 1) which are used to calculate both the Long-Term Change Map and the Current Status Map. In addition, several parameters can be set along the process in order to reflect the preferences of the user. The functions included in the package have no limitations regarding the number of years included in the time series, the variables to use or the spatial extent and resolution. While </w:t>
      </w:r>
      <w:proofErr w:type="spellStart"/>
      <w:r>
        <w:rPr>
          <w:i/>
          <w:iCs/>
        </w:rPr>
        <w:t>LPDynR</w:t>
      </w:r>
      <w:proofErr w:type="spellEnd"/>
      <w:r>
        <w:t xml:space="preserve"> v1.0.</w:t>
      </w:r>
      <w:ins w:id="105" w:author="Xavier Rotllan-Puig" w:date="2021-10-07T13:20:00Z">
        <w:r>
          <w:t>2</w:t>
        </w:r>
      </w:ins>
      <w:del w:id="106" w:author="Xavier Rotllan-Puig" w:date="2021-10-07T13:20:00Z">
        <w:r>
          <w:delText>1</w:delText>
        </w:r>
      </w:del>
      <w:r>
        <w:t xml:space="preserve"> can be installed from CRAN (</w:t>
      </w:r>
      <w:hyperlink r:id="rId12">
        <w:r>
          <w:rPr>
            <w:rStyle w:val="Hyperlink"/>
          </w:rPr>
          <w:t>https://CRAN.R-project.org/package=LPDynR</w:t>
        </w:r>
      </w:hyperlink>
      <w:r>
        <w:t xml:space="preserve">), the latest version is available at </w:t>
      </w:r>
      <w:hyperlink r:id="rId13">
        <w:r>
          <w:t>https://github.com/xavi-rp/LPDynR</w:t>
        </w:r>
      </w:hyperlink>
      <w:r>
        <w:t>.</w:t>
      </w:r>
    </w:p>
    <w:p w14:paraId="661D0987" w14:textId="77777777" w:rsidR="00645F23" w:rsidRDefault="00C93F97">
      <w:pPr>
        <w:pStyle w:val="Heading1"/>
      </w:pPr>
      <w:bookmarkStart w:id="107" w:name="data-set-preparation"/>
      <w:r>
        <w:t>Data set preparation</w:t>
      </w:r>
      <w:bookmarkEnd w:id="107"/>
    </w:p>
    <w:p w14:paraId="03036BF2" w14:textId="77777777" w:rsidR="00645F23" w:rsidRDefault="00C93F97">
      <w:pPr>
        <w:rPr>
          <w:rFonts w:asciiTheme="minorHAnsi" w:eastAsiaTheme="minorEastAsia" w:hAnsiTheme="minorHAnsi"/>
        </w:rPr>
      </w:pPr>
      <w:r>
        <w:t xml:space="preserve">A case study is presented in order to illustrate the methodology implemented in the </w:t>
      </w:r>
      <w:proofErr w:type="spellStart"/>
      <w:r>
        <w:rPr>
          <w:i/>
          <w:iCs/>
        </w:rPr>
        <w:t>LPDynR</w:t>
      </w:r>
      <w:proofErr w:type="spellEnd"/>
      <w:r>
        <w:t xml:space="preserve"> package to calculate the </w:t>
      </w:r>
      <w:del w:id="108" w:author="Xavier Rotllan-Puig" w:date="2021-09-21T12:51:00Z">
        <w:r>
          <w:delText>LPD</w:delText>
        </w:r>
      </w:del>
      <w:ins w:id="109" w:author="Xavier Rotllan-Puig" w:date="2021-09-21T12:51:00Z">
        <w:r>
          <w:t xml:space="preserve"> Land Productivity Dynamics</w:t>
        </w:r>
      </w:ins>
      <w:r>
        <w:t xml:space="preserve"> indicator. In this case, a data set of 5 phenological and productivity-related variables were used, at European level and on a 0.5km of spatial resolution, produced by the European Environment Agency - European Commission (EEA). They are all derived from time series (2000-2019) of MODIS imagery and its derived product Plant Phenology Index (PPI; </w:t>
      </w:r>
      <w:proofErr w:type="spellStart"/>
      <w:r>
        <w:t>Jin</w:t>
      </w:r>
      <w:proofErr w:type="spellEnd"/>
      <w:r>
        <w:t xml:space="preserve"> and </w:t>
      </w:r>
      <w:proofErr w:type="spellStart"/>
      <w:r>
        <w:t>Eklundh</w:t>
      </w:r>
      <w:proofErr w:type="spellEnd"/>
      <w:r>
        <w:t xml:space="preserve">, </w:t>
      </w:r>
      <w:r>
        <w:lastRenderedPageBreak/>
        <w:t>2014). PPI is linearly related to the canopy green leaf area index (LAI) and has a temporal pattern very similar to the one shown by the gross primary productivity (GPP) estimated by flux towers at ground reference stations. The five variables are produced using the software TIMESAT (</w:t>
      </w:r>
      <w:proofErr w:type="spellStart"/>
      <w:r>
        <w:t>Jönsson</w:t>
      </w:r>
      <w:proofErr w:type="spellEnd"/>
      <w:r>
        <w:t xml:space="preserve"> and </w:t>
      </w:r>
      <w:proofErr w:type="spellStart"/>
      <w:r>
        <w:t>Eklundh</w:t>
      </w:r>
      <w:proofErr w:type="spellEnd"/>
      <w:r>
        <w:t>, 2004). At the moment of writing this article, these time series are not yet published, however more information about the previous freely distributed data set (2000-2016) by the EEA can be found in their website (</w:t>
      </w:r>
      <w:hyperlink r:id="rId14" w:anchor="/home" w:history="1">
        <w:r>
          <w:rPr>
            <w:rStyle w:val="Hyperlink"/>
          </w:rPr>
          <w:t>https://sdi.eea.europa.eu/catalogue/srv/eng/catalog.search#/home</w:t>
        </w:r>
      </w:hyperlink>
      <w:r>
        <w:t xml:space="preserve">). For example, the details for above ground vegetation productivity can be found in </w:t>
      </w:r>
      <w:hyperlink r:id="rId15" w:anchor="/metadata/29ae2d47-7af2-4c09-ba5f-e2fbb7c2b0d1" w:history="1">
        <w:r>
          <w:rPr>
            <w:rStyle w:val="Hyperlink"/>
          </w:rPr>
          <w:t>https://sdi.eea.europa.eu/catalogue/srv/eng/catalog.search#/metadata/29ae2d47-7af2-4c09-ba5f-e2fbb7c2b0d1</w:t>
        </w:r>
      </w:hyperlink>
      <w:r>
        <w:t>. The five variables used were:</w:t>
      </w:r>
    </w:p>
    <w:p w14:paraId="3550C59B" w14:textId="77777777" w:rsidR="00645F23" w:rsidRDefault="00C93F97">
      <w:pPr>
        <w:pStyle w:val="ListParagraph"/>
        <w:numPr>
          <w:ilvl w:val="0"/>
          <w:numId w:val="2"/>
        </w:numPr>
        <w:rPr>
          <w:rFonts w:asciiTheme="minorHAnsi" w:eastAsiaTheme="minorEastAsia" w:hAnsiTheme="minorHAnsi"/>
        </w:rPr>
      </w:pPr>
      <w:r>
        <w:t xml:space="preserve">Above ground vegetation productivity </w:t>
      </w:r>
      <w:del w:id="110" w:author="Xavier Rotllan-Puig" w:date="2021-09-21T13:08:00Z">
        <w:r>
          <w:delText>(</w:delText>
        </w:r>
      </w:del>
      <w:del w:id="111" w:author="Xavier Rotllan-Puig" w:date="2021-09-21T12:52:00Z">
        <w:r>
          <w:delText xml:space="preserve">from now on, </w:delText>
        </w:r>
      </w:del>
      <w:del w:id="112" w:author="Xavier Rotllan-Puig" w:date="2021-09-21T13:08:00Z">
        <w:r>
          <w:delText>SB)</w:delText>
        </w:r>
      </w:del>
    </w:p>
    <w:p w14:paraId="76B9A8F8" w14:textId="77777777" w:rsidR="00645F23" w:rsidRDefault="00C93F97">
      <w:pPr>
        <w:pStyle w:val="ListParagraph"/>
        <w:numPr>
          <w:ilvl w:val="0"/>
          <w:numId w:val="2"/>
        </w:numPr>
        <w:rPr>
          <w:rFonts w:asciiTheme="minorHAnsi" w:eastAsiaTheme="minorEastAsia" w:hAnsiTheme="minorHAnsi"/>
        </w:rPr>
      </w:pPr>
      <w:r>
        <w:rPr>
          <w:rFonts w:asciiTheme="minorHAnsi" w:eastAsiaTheme="minorEastAsia" w:hAnsiTheme="minorHAnsi"/>
        </w:rPr>
        <w:t xml:space="preserve">Above ground season vegetation productivity </w:t>
      </w:r>
      <w:del w:id="113" w:author="Xavier Rotllan-Puig" w:date="2021-09-21T13:09:00Z">
        <w:r>
          <w:rPr>
            <w:rFonts w:asciiTheme="minorHAnsi" w:eastAsiaTheme="minorEastAsia" w:hAnsiTheme="minorHAnsi"/>
          </w:rPr>
          <w:delText>(</w:delText>
        </w:r>
      </w:del>
      <w:del w:id="114" w:author="Xavier Rotllan-Puig" w:date="2021-09-21T12:52:00Z">
        <w:r>
          <w:rPr>
            <w:rFonts w:asciiTheme="minorHAnsi" w:eastAsiaTheme="minorEastAsia" w:hAnsiTheme="minorHAnsi"/>
          </w:rPr>
          <w:delText xml:space="preserve">from now on, </w:delText>
        </w:r>
      </w:del>
      <w:del w:id="115" w:author="Xavier Rotllan-Puig" w:date="2021-09-21T13:09:00Z">
        <w:r>
          <w:rPr>
            <w:rFonts w:asciiTheme="minorHAnsi" w:eastAsiaTheme="minorEastAsia" w:hAnsiTheme="minorHAnsi"/>
          </w:rPr>
          <w:delText>CF)</w:delText>
        </w:r>
      </w:del>
    </w:p>
    <w:p w14:paraId="4B9424E2" w14:textId="77777777" w:rsidR="00645F23" w:rsidRDefault="00C93F97">
      <w:pPr>
        <w:pStyle w:val="ListParagraph"/>
        <w:numPr>
          <w:ilvl w:val="0"/>
          <w:numId w:val="2"/>
        </w:numPr>
        <w:rPr>
          <w:rFonts w:asciiTheme="minorHAnsi" w:eastAsiaTheme="minorEastAsia" w:hAnsiTheme="minorHAnsi"/>
        </w:rPr>
      </w:pPr>
      <w:r>
        <w:t xml:space="preserve">Start of vegetation growing season </w:t>
      </w:r>
      <w:del w:id="116" w:author="Xavier Rotllan-Puig" w:date="2021-09-21T13:10:00Z">
        <w:r>
          <w:delText>(</w:delText>
        </w:r>
      </w:del>
      <w:del w:id="117" w:author="Xavier Rotllan-Puig" w:date="2021-09-21T12:52:00Z">
        <w:r>
          <w:delText xml:space="preserve">from now on, </w:delText>
        </w:r>
      </w:del>
      <w:del w:id="118" w:author="Xavier Rotllan-Puig" w:date="2021-09-21T13:10:00Z">
        <w:r>
          <w:delText>SBD)</w:delText>
        </w:r>
      </w:del>
    </w:p>
    <w:p w14:paraId="0D57D66F" w14:textId="77777777" w:rsidR="00645F23" w:rsidRDefault="00C93F97">
      <w:pPr>
        <w:pStyle w:val="ListParagraph"/>
        <w:numPr>
          <w:ilvl w:val="0"/>
          <w:numId w:val="2"/>
        </w:numPr>
        <w:rPr>
          <w:rFonts w:asciiTheme="minorHAnsi" w:eastAsiaTheme="minorEastAsia" w:hAnsiTheme="minorHAnsi"/>
        </w:rPr>
      </w:pPr>
      <w:r>
        <w:t xml:space="preserve">End of vegetation growing season </w:t>
      </w:r>
      <w:del w:id="119" w:author="Xavier Rotllan-Puig" w:date="2021-09-21T13:10:00Z">
        <w:r>
          <w:delText>(</w:delText>
        </w:r>
      </w:del>
      <w:del w:id="120" w:author="Xavier Rotllan-Puig" w:date="2021-09-21T12:52:00Z">
        <w:r>
          <w:delText xml:space="preserve">from now on, </w:delText>
        </w:r>
      </w:del>
      <w:del w:id="121" w:author="Xavier Rotllan-Puig" w:date="2021-09-21T13:10:00Z">
        <w:r>
          <w:delText>SED)</w:delText>
        </w:r>
      </w:del>
    </w:p>
    <w:p w14:paraId="7DCA1C1D" w14:textId="77777777" w:rsidR="00645F23" w:rsidRDefault="00C93F97">
      <w:pPr>
        <w:pStyle w:val="ListParagraph"/>
        <w:numPr>
          <w:ilvl w:val="0"/>
          <w:numId w:val="2"/>
        </w:numPr>
      </w:pPr>
      <w:r>
        <w:t xml:space="preserve">Vegetation growing season length </w:t>
      </w:r>
      <w:del w:id="122" w:author="Xavier Rotllan-Puig" w:date="2021-09-21T13:11:00Z">
        <w:r>
          <w:delText>(</w:delText>
        </w:r>
      </w:del>
      <w:del w:id="123" w:author="Xavier Rotllan-Puig" w:date="2021-09-21T12:52:00Z">
        <w:r>
          <w:delText xml:space="preserve">from now on, </w:delText>
        </w:r>
      </w:del>
      <w:del w:id="124" w:author="Xavier Rotllan-Puig" w:date="2021-09-21T13:11:00Z">
        <w:r>
          <w:delText>SL)</w:delText>
        </w:r>
      </w:del>
    </w:p>
    <w:p w14:paraId="4DA582CA" w14:textId="77777777" w:rsidR="00645F23" w:rsidRDefault="00C93F97">
      <w:r>
        <w:t xml:space="preserve">In the </w:t>
      </w:r>
      <w:proofErr w:type="spellStart"/>
      <w:r>
        <w:rPr>
          <w:i/>
        </w:rPr>
        <w:t>LPDynR</w:t>
      </w:r>
      <w:proofErr w:type="spellEnd"/>
      <w:r>
        <w:t xml:space="preserve"> v.1.0.</w:t>
      </w:r>
      <w:ins w:id="125" w:author="Xavier Rotllan-Puig" w:date="2021-10-07T13:20:00Z">
        <w:r>
          <w:t>2</w:t>
        </w:r>
      </w:ins>
      <w:del w:id="126" w:author="Xavier Rotllan-Puig" w:date="2021-10-07T13:20:00Z">
        <w:r>
          <w:delText>1</w:delText>
        </w:r>
      </w:del>
      <w:r>
        <w:t xml:space="preserve">, the functions use multi-band </w:t>
      </w:r>
      <w:proofErr w:type="spellStart"/>
      <w:r>
        <w:t>GeoTIFF</w:t>
      </w:r>
      <w:proofErr w:type="spellEnd"/>
      <w:r>
        <w:t xml:space="preserve"> </w:t>
      </w:r>
      <w:proofErr w:type="spellStart"/>
      <w:r>
        <w:t>rasters</w:t>
      </w:r>
      <w:proofErr w:type="spellEnd"/>
      <w:r>
        <w:t xml:space="preserve"> to start the process, one per phenological/productivity variable. Each band of each raster contains one of the years of the time series.</w:t>
      </w:r>
    </w:p>
    <w:p w14:paraId="61975BC5" w14:textId="77777777" w:rsidR="00645F23" w:rsidRDefault="00C93F97">
      <w:pPr>
        <w:pStyle w:val="BodyText"/>
      </w:pPr>
      <w:r>
        <w:t xml:space="preserve">It is also important to note that </w:t>
      </w:r>
      <w:proofErr w:type="spellStart"/>
      <w:r>
        <w:rPr>
          <w:i/>
          <w:iCs/>
        </w:rPr>
        <w:t>LPDynR</w:t>
      </w:r>
      <w:proofErr w:type="spellEnd"/>
      <w:r>
        <w:t xml:space="preserve"> comes with a sample data set, which can be used to run tests, as well as some examples in the form of “vignettes” attached to the package.</w:t>
      </w:r>
    </w:p>
    <w:p w14:paraId="06A86CFC" w14:textId="77777777" w:rsidR="00645F23" w:rsidRDefault="00C93F97">
      <w:pPr>
        <w:pStyle w:val="Heading1"/>
      </w:pPr>
      <w:bookmarkStart w:id="127" w:name="Xb6b77ee5b6922aa26444f78d9269fc4d780e388"/>
      <w:r>
        <w:lastRenderedPageBreak/>
        <w:t>Long Term Change Map of land productivity</w:t>
      </w:r>
      <w:bookmarkEnd w:id="127"/>
    </w:p>
    <w:p w14:paraId="0669BFEA" w14:textId="77777777" w:rsidR="00645F23" w:rsidRDefault="00C93F97">
      <w:pPr>
        <w:pStyle w:val="FirstParagraph"/>
      </w:pPr>
      <w:r>
        <w:t>As seen in Figure 1 and explained above, the Land Productivity Dynamics indicator is produced by combining two input layers. The first layer is the Long-Term Change Map (also called “tendency map”). The tendency layer combines information on the trend of land productivity dynamics (positive or negative), the level of productivity of the ecosystem at the start of the time series, as well as whether it has changed its productivity state or not in the period under study (</w:t>
      </w:r>
      <w:proofErr w:type="spellStart"/>
      <w:r>
        <w:t>Ivits</w:t>
      </w:r>
      <w:proofErr w:type="spellEnd"/>
      <w:r>
        <w:t xml:space="preserve"> and Cherlet, 2013). Using such multi-source information for the Long-Term Change Map instead of a trend significance assessment was chosen to better describe the state and change of ecosystems. For instance, even though vegetation development presents a </w:t>
      </w:r>
      <w:proofErr w:type="gramStart"/>
      <w:r>
        <w:t>long-term negative dynamics</w:t>
      </w:r>
      <w:proofErr w:type="gramEnd"/>
      <w:r>
        <w:t xml:space="preserve"> (e.g. negative slope of a linear trend), the negative trend might not be strong enough to decrease the level of productivity such that the starting productivity state changes drastically. This could result to be a non-significant trend in linear trend analysis leaving the pixel out for further analysis which is not wishful in the land degradation analysis. The way in which the three sources of information are calculated for the </w:t>
      </w:r>
      <w:proofErr w:type="gramStart"/>
      <w:r>
        <w:t>Long Term</w:t>
      </w:r>
      <w:proofErr w:type="gramEnd"/>
      <w:r>
        <w:t xml:space="preserve"> Change Map using a land productivity variable is described in the following subsections.</w:t>
      </w:r>
    </w:p>
    <w:p w14:paraId="21F4289C" w14:textId="77777777" w:rsidR="00645F23" w:rsidRDefault="00C93F97">
      <w:pPr>
        <w:pStyle w:val="Heading2"/>
      </w:pPr>
      <w:bookmarkStart w:id="128" w:name="steadiness-index"/>
      <w:r>
        <w:t>Steadiness Index</w:t>
      </w:r>
      <w:bookmarkEnd w:id="128"/>
    </w:p>
    <w:p w14:paraId="2EC6AFC8" w14:textId="77777777" w:rsidR="00645F23" w:rsidRDefault="00C93F97">
      <w:pPr>
        <w:pStyle w:val="FirstParagraph"/>
      </w:pPr>
      <w:r>
        <w:t>The first of the three metrics which integrates the Long-Term Change Map represents the long-term tendency of change of the natural systems, being either</w:t>
      </w:r>
      <w:del w:id="129" w:author="Xavier Rotllan-Puig" w:date="2021-09-21T13:40:00Z">
        <w:r>
          <w:delText xml:space="preserve"> positive</w:delText>
        </w:r>
      </w:del>
      <w:ins w:id="130" w:author="Xavier Rotllan-Puig" w:date="2021-09-21T13:40:00Z">
        <w:r>
          <w:t xml:space="preserve"> a growing</w:t>
        </w:r>
      </w:ins>
      <w:r>
        <w:t xml:space="preserve"> </w:t>
      </w:r>
      <w:ins w:id="131" w:author="Xavier Rotllan-Puig" w:date="2021-09-21T13:40:00Z">
        <w:r>
          <w:t>or a declining tendency</w:t>
        </w:r>
      </w:ins>
      <w:ins w:id="132" w:author="Xavier Rotllan-Puig" w:date="2021-09-21T13:41:00Z">
        <w:r>
          <w:t xml:space="preserve"> of change</w:t>
        </w:r>
      </w:ins>
      <w:del w:id="133" w:author="Xavier Rotllan-Puig" w:date="2021-09-21T13:40:00Z">
        <w:r>
          <w:delText>or negative</w:delText>
        </w:r>
      </w:del>
      <w:r>
        <w:t>. This metrics is the Steadiness Index (</w:t>
      </w:r>
      <w:proofErr w:type="spellStart"/>
      <w:r>
        <w:t>Ivits</w:t>
      </w:r>
      <w:proofErr w:type="spellEnd"/>
      <w:r>
        <w:t xml:space="preserve">, Cherlet, Sommer, et al., 2013) and can be calculated using the function </w:t>
      </w:r>
      <w:proofErr w:type="gramStart"/>
      <w:r>
        <w:rPr>
          <w:i/>
          <w:iCs/>
        </w:rPr>
        <w:t>steadiness(</w:t>
      </w:r>
      <w:proofErr w:type="gramEnd"/>
      <w:r>
        <w:rPr>
          <w:i/>
          <w:iCs/>
        </w:rPr>
        <w:t>)</w:t>
      </w:r>
      <w:r>
        <w:t xml:space="preserve">. The Steadiness Index is </w:t>
      </w:r>
      <w:ins w:id="134" w:author="Xavier Rotllan-Puig" w:date="2021-09-21T13:36:00Z">
        <w:r>
          <w:t xml:space="preserve">a discrete </w:t>
        </w:r>
      </w:ins>
      <w:ins w:id="135" w:author="Xavier Rotllan-Puig" w:date="2021-09-21T13:42:00Z">
        <w:r>
          <w:t xml:space="preserve">indicator </w:t>
        </w:r>
      </w:ins>
      <w:r>
        <w:t xml:space="preserve">based on the combination of two other metrics </w:t>
      </w:r>
      <w:r>
        <w:lastRenderedPageBreak/>
        <w:t>which are calculated per pixel by the same function: (1) the slope derived from fitting a linear trend on the time series and (2) the net change of the productivity level of the same period.</w:t>
      </w:r>
    </w:p>
    <w:p w14:paraId="17524D99" w14:textId="5825C273" w:rsidR="00645F23" w:rsidRDefault="00C93F97">
      <w:pPr>
        <w:pStyle w:val="BodyText"/>
      </w:pPr>
      <w:r>
        <w:t>The use of a linear regression would imply to respect the linear trend results by strict statistical assumptions for confidence intervals and significance tests, such as heteroscedasticity, normal distribution of the errors, no autocorrelation between the observations and a deterministic process. Most often, these assumptions are not accomplished when working with time series of remote sensed products, and the use of non-parametric trend measures are not adequate either (</w:t>
      </w:r>
      <w:proofErr w:type="spellStart"/>
      <w:r>
        <w:t>Ivits</w:t>
      </w:r>
      <w:proofErr w:type="spellEnd"/>
      <w:r>
        <w:t>, Cherlet, Sommer, et al., 2013). This is why the Steadiness Index only keeps classes of tendency</w:t>
      </w:r>
      <w:ins w:id="136" w:author="Xavier Rotllan-Puig" w:date="2021-09-21T13:45:00Z">
        <w:r>
          <w:t>, and not continuous values,</w:t>
        </w:r>
      </w:ins>
      <w:del w:id="137" w:author="Xavier Rotllan-Puig" w:date="2021-09-21T13:45:00Z">
        <w:r>
          <w:delText xml:space="preserve"> and</w:delText>
        </w:r>
      </w:del>
      <w:r>
        <w:t xml:space="preserve"> </w:t>
      </w:r>
      <w:ins w:id="138" w:author="Xavier Rotllan-Puig" w:date="2021-09-21T13:45:00Z">
        <w:r>
          <w:t xml:space="preserve">so that </w:t>
        </w:r>
      </w:ins>
      <w:r>
        <w:t>no more tests</w:t>
      </w:r>
      <w:del w:id="139" w:author="Xavier Rotllan-Puig" w:date="2021-10-12T15:43:00Z">
        <w:r>
          <w:delText xml:space="preserve"> </w:delText>
        </w:r>
      </w:del>
      <w:del w:id="140" w:author="Xavier Rotllan-Puig" w:date="2021-09-21T13:45:00Z">
        <w:r>
          <w:delText>are</w:delText>
        </w:r>
      </w:del>
      <w:ins w:id="141" w:author="Xavier Rotllan-Puig" w:date="2021-10-12T15:43:00Z">
        <w:r>
          <w:t xml:space="preserve"> </w:t>
        </w:r>
      </w:ins>
      <w:ins w:id="142" w:author="Xavier Rotllan-Puig" w:date="2021-09-21T13:45:00Z">
        <w:r>
          <w:t xml:space="preserve">need </w:t>
        </w:r>
      </w:ins>
      <w:ins w:id="143" w:author="Xavier Rotllan-Puig" w:date="2021-09-21T13:46:00Z">
        <w:r>
          <w:t>to be</w:t>
        </w:r>
      </w:ins>
      <w:r>
        <w:t xml:space="preserve"> run for assessing its significance</w:t>
      </w:r>
      <w:ins w:id="144" w:author="michael cherlet" w:date="2021-10-26T17:21:00Z">
        <w:r w:rsidR="00A5644B">
          <w:t xml:space="preserve"> </w:t>
        </w:r>
        <w:commentRangeStart w:id="145"/>
        <w:r w:rsidR="00A5644B">
          <w:t>and no pixels are omitted from</w:t>
        </w:r>
      </w:ins>
      <w:ins w:id="146" w:author="michael cherlet" w:date="2021-10-26T17:22:00Z">
        <w:r w:rsidR="00A5644B">
          <w:t xml:space="preserve"> further analysis</w:t>
        </w:r>
        <w:commentRangeEnd w:id="145"/>
        <w:r w:rsidR="00A5644B">
          <w:rPr>
            <w:rStyle w:val="CommentReference"/>
          </w:rPr>
          <w:commentReference w:id="145"/>
        </w:r>
      </w:ins>
      <w:r>
        <w:t>. Therefore, only the sign (positive or negative) of the slope of the trend is kept as the value of each pixel’s tendency of ecosystem dynamics. In addition, the net change of the productivity variable, in the units of the applied vegetation index, is calculated for the same time window and per pixel using the Multi-Temporal Image Differencing method (MTID; Guo et al., 2008). Afterwards, MTID is also transformed into positive or negative net change</w:t>
      </w:r>
      <w:ins w:id="147" w:author="Xavier Rotllan-Puig" w:date="2021-09-21T13:47:00Z">
        <w:r>
          <w:t>, avoiding the use of the actual value</w:t>
        </w:r>
      </w:ins>
      <w:r>
        <w:t>. Finally, the two classes of both metrics (</w:t>
      </w:r>
      <w:ins w:id="148" w:author="Xavier Rotllan-Puig" w:date="2021-09-21T13:47:00Z">
        <w:r>
          <w:t xml:space="preserve">sign of the </w:t>
        </w:r>
      </w:ins>
      <w:r>
        <w:t xml:space="preserve">slope of the linear function and </w:t>
      </w:r>
      <w:ins w:id="149" w:author="Xavier Rotllan-Puig" w:date="2021-09-21T13:48:00Z">
        <w:r>
          <w:t xml:space="preserve">sign of the </w:t>
        </w:r>
      </w:ins>
      <w:r>
        <w:t>net change</w:t>
      </w:r>
      <w:del w:id="150" w:author="Xavier Rotllan-Puig" w:date="2021-09-21T13:48:00Z">
        <w:r>
          <w:delText xml:space="preserve"> category</w:delText>
        </w:r>
      </w:del>
      <w:r>
        <w:t xml:space="preserve">) are combined into four “steadiness” categories as seen in Table 1. </w:t>
      </w:r>
      <w:ins w:id="151" w:author="Xavier Rotllan-Puig" w:date="2021-09-21T13:48:00Z">
        <w:r>
          <w:t xml:space="preserve">For example, for a particular pixel, a negative slope (meaning that the tendency of change is declining) combined with a negative net change </w:t>
        </w:r>
        <w:commentRangeStart w:id="152"/>
        <w:r>
          <w:t xml:space="preserve">makes that the dynamics of the ecosystem is more negative (thus, strong negative) than when, even with also a negative slope, the net change along the time series has been shown to be growing </w:t>
        </w:r>
        <w:r>
          <w:lastRenderedPageBreak/>
          <w:t>(therefore, moderate negative ecosystem dynamics)</w:t>
        </w:r>
      </w:ins>
      <w:ins w:id="153" w:author="Xavier Rotllan-Puig" w:date="2021-09-21T13:52:00Z">
        <w:r>
          <w:t xml:space="preserve">. </w:t>
        </w:r>
      </w:ins>
      <w:commentRangeEnd w:id="152"/>
      <w:r w:rsidR="00866217">
        <w:rPr>
          <w:rStyle w:val="CommentReference"/>
        </w:rPr>
        <w:commentReference w:id="152"/>
      </w:r>
      <w:r>
        <w:t>Figure 2A represents the 4-class map of the Steadiness Index for the case study</w:t>
      </w:r>
      <w:ins w:id="154" w:author="Xavier Rotllan-Puig" w:date="2021-10-12T15:46:00Z">
        <w:r>
          <w:t xml:space="preserve">, being pixels in reds for negative </w:t>
        </w:r>
      </w:ins>
      <w:ins w:id="155" w:author="Xavier Rotllan-Puig" w:date="2021-10-12T15:47:00Z">
        <w:r>
          <w:t>dynamics and in greens for positive</w:t>
        </w:r>
      </w:ins>
      <w:r>
        <w:t>.</w:t>
      </w:r>
    </w:p>
    <w:p w14:paraId="4B779410" w14:textId="77777777" w:rsidR="00645F23" w:rsidRDefault="00C93F97">
      <w:pPr>
        <w:pStyle w:val="Caption"/>
      </w:pPr>
      <w:r>
        <w:t>Table 1: Description of the four Steadiness Index classes and how they are derived based on the combination of the signs of both the slope of the linear function and the net change</w:t>
      </w:r>
    </w:p>
    <w:tbl>
      <w:tblPr>
        <w:tblW w:w="5000" w:type="pct"/>
        <w:tblLayout w:type="fixed"/>
        <w:tblLook w:val="07E0" w:firstRow="1" w:lastRow="1" w:firstColumn="1" w:lastColumn="1" w:noHBand="1" w:noVBand="1"/>
      </w:tblPr>
      <w:tblGrid>
        <w:gridCol w:w="2249"/>
        <w:gridCol w:w="946"/>
        <w:gridCol w:w="1539"/>
        <w:gridCol w:w="3906"/>
      </w:tblGrid>
      <w:tr w:rsidR="00645F23" w14:paraId="7575B060" w14:textId="77777777">
        <w:tc>
          <w:tcPr>
            <w:tcW w:w="2248" w:type="dxa"/>
            <w:tcBorders>
              <w:bottom w:val="single" w:sz="6" w:space="0" w:color="000000"/>
            </w:tcBorders>
            <w:vAlign w:val="bottom"/>
          </w:tcPr>
          <w:p w14:paraId="45780D78" w14:textId="77777777" w:rsidR="00645F23" w:rsidRDefault="00C93F97">
            <w:pPr>
              <w:pStyle w:val="Compact"/>
              <w:widowControl w:val="0"/>
              <w:rPr>
                <w:b/>
                <w:sz w:val="22"/>
                <w:szCs w:val="22"/>
              </w:rPr>
            </w:pPr>
            <w:r>
              <w:rPr>
                <w:b/>
                <w:sz w:val="22"/>
                <w:szCs w:val="22"/>
              </w:rPr>
              <w:t>Steadiness Class</w:t>
            </w:r>
          </w:p>
        </w:tc>
        <w:tc>
          <w:tcPr>
            <w:tcW w:w="946" w:type="dxa"/>
            <w:tcBorders>
              <w:bottom w:val="single" w:sz="6" w:space="0" w:color="000000"/>
            </w:tcBorders>
            <w:vAlign w:val="bottom"/>
          </w:tcPr>
          <w:p w14:paraId="29A97E66" w14:textId="77777777" w:rsidR="00645F23" w:rsidRDefault="00C93F97">
            <w:pPr>
              <w:pStyle w:val="Compact"/>
              <w:widowControl w:val="0"/>
              <w:rPr>
                <w:b/>
                <w:sz w:val="22"/>
                <w:szCs w:val="22"/>
              </w:rPr>
            </w:pPr>
            <w:r>
              <w:rPr>
                <w:b/>
                <w:sz w:val="22"/>
                <w:szCs w:val="22"/>
              </w:rPr>
              <w:t>Slope</w:t>
            </w:r>
          </w:p>
        </w:tc>
        <w:tc>
          <w:tcPr>
            <w:tcW w:w="1539" w:type="dxa"/>
            <w:tcBorders>
              <w:bottom w:val="single" w:sz="6" w:space="0" w:color="000000"/>
            </w:tcBorders>
            <w:vAlign w:val="bottom"/>
          </w:tcPr>
          <w:p w14:paraId="6662E5AB" w14:textId="77777777" w:rsidR="00645F23" w:rsidRDefault="00C93F97">
            <w:pPr>
              <w:pStyle w:val="Compact"/>
              <w:widowControl w:val="0"/>
              <w:rPr>
                <w:b/>
                <w:sz w:val="22"/>
                <w:szCs w:val="22"/>
              </w:rPr>
            </w:pPr>
            <w:r>
              <w:rPr>
                <w:b/>
                <w:sz w:val="22"/>
                <w:szCs w:val="22"/>
              </w:rPr>
              <w:t>Net Change</w:t>
            </w:r>
          </w:p>
        </w:tc>
        <w:tc>
          <w:tcPr>
            <w:tcW w:w="3906" w:type="dxa"/>
            <w:tcBorders>
              <w:bottom w:val="single" w:sz="6" w:space="0" w:color="000000"/>
            </w:tcBorders>
            <w:vAlign w:val="bottom"/>
          </w:tcPr>
          <w:p w14:paraId="7B11D06C" w14:textId="77777777" w:rsidR="00645F23" w:rsidRDefault="00C93F97">
            <w:pPr>
              <w:pStyle w:val="Compact"/>
              <w:widowControl w:val="0"/>
              <w:rPr>
                <w:b/>
                <w:sz w:val="22"/>
                <w:szCs w:val="22"/>
              </w:rPr>
            </w:pPr>
            <w:r>
              <w:rPr>
                <w:b/>
                <w:sz w:val="22"/>
                <w:szCs w:val="22"/>
              </w:rPr>
              <w:t>Description</w:t>
            </w:r>
          </w:p>
        </w:tc>
      </w:tr>
      <w:tr w:rsidR="00645F23" w14:paraId="5A5DA641" w14:textId="77777777">
        <w:trPr>
          <w:trHeight w:val="708"/>
        </w:trPr>
        <w:tc>
          <w:tcPr>
            <w:tcW w:w="2248" w:type="dxa"/>
          </w:tcPr>
          <w:p w14:paraId="3EFC3781" w14:textId="77777777" w:rsidR="00645F23" w:rsidRDefault="00C93F97">
            <w:pPr>
              <w:pStyle w:val="Compact"/>
              <w:widowControl w:val="0"/>
              <w:rPr>
                <w:sz w:val="22"/>
                <w:szCs w:val="22"/>
              </w:rPr>
            </w:pPr>
            <w:r>
              <w:rPr>
                <w:sz w:val="22"/>
                <w:szCs w:val="22"/>
              </w:rPr>
              <w:t>Steadiness1</w:t>
            </w:r>
          </w:p>
        </w:tc>
        <w:tc>
          <w:tcPr>
            <w:tcW w:w="946" w:type="dxa"/>
          </w:tcPr>
          <w:p w14:paraId="6CEA279A" w14:textId="77777777" w:rsidR="00645F23" w:rsidRDefault="00C93F97">
            <w:pPr>
              <w:pStyle w:val="Compact"/>
              <w:widowControl w:val="0"/>
              <w:rPr>
                <w:sz w:val="22"/>
                <w:szCs w:val="22"/>
              </w:rPr>
            </w:pPr>
            <w:r>
              <w:rPr>
                <w:sz w:val="22"/>
                <w:szCs w:val="22"/>
              </w:rPr>
              <w:t>-</w:t>
            </w:r>
          </w:p>
        </w:tc>
        <w:tc>
          <w:tcPr>
            <w:tcW w:w="1539" w:type="dxa"/>
          </w:tcPr>
          <w:p w14:paraId="6DFE33AE" w14:textId="77777777" w:rsidR="00645F23" w:rsidRDefault="00C93F97">
            <w:pPr>
              <w:pStyle w:val="Compact"/>
              <w:widowControl w:val="0"/>
              <w:rPr>
                <w:sz w:val="22"/>
                <w:szCs w:val="22"/>
              </w:rPr>
            </w:pPr>
            <w:r>
              <w:rPr>
                <w:sz w:val="22"/>
                <w:szCs w:val="22"/>
              </w:rPr>
              <w:t>-</w:t>
            </w:r>
          </w:p>
        </w:tc>
        <w:tc>
          <w:tcPr>
            <w:tcW w:w="3906" w:type="dxa"/>
          </w:tcPr>
          <w:p w14:paraId="4C119A6A" w14:textId="77777777" w:rsidR="00645F23" w:rsidRDefault="00C93F97">
            <w:pPr>
              <w:pStyle w:val="Compact"/>
              <w:widowControl w:val="0"/>
              <w:rPr>
                <w:sz w:val="22"/>
                <w:szCs w:val="22"/>
              </w:rPr>
            </w:pPr>
            <w:r>
              <w:rPr>
                <w:sz w:val="22"/>
                <w:szCs w:val="22"/>
              </w:rPr>
              <w:t>Strong negative ecosystem dynamics (possibility changing equilibrium)</w:t>
            </w:r>
          </w:p>
        </w:tc>
      </w:tr>
      <w:tr w:rsidR="00645F23" w14:paraId="60797F80" w14:textId="77777777">
        <w:trPr>
          <w:trHeight w:val="704"/>
        </w:trPr>
        <w:tc>
          <w:tcPr>
            <w:tcW w:w="2248" w:type="dxa"/>
          </w:tcPr>
          <w:p w14:paraId="55BFEBF8" w14:textId="77777777" w:rsidR="00645F23" w:rsidRDefault="00C93F97">
            <w:pPr>
              <w:pStyle w:val="Compact"/>
              <w:widowControl w:val="0"/>
              <w:rPr>
                <w:sz w:val="22"/>
                <w:szCs w:val="22"/>
              </w:rPr>
            </w:pPr>
            <w:r>
              <w:rPr>
                <w:sz w:val="22"/>
                <w:szCs w:val="22"/>
              </w:rPr>
              <w:t>Steadiness2</w:t>
            </w:r>
          </w:p>
        </w:tc>
        <w:tc>
          <w:tcPr>
            <w:tcW w:w="946" w:type="dxa"/>
          </w:tcPr>
          <w:p w14:paraId="3ECC7990" w14:textId="77777777" w:rsidR="00645F23" w:rsidRDefault="00C93F97">
            <w:pPr>
              <w:pStyle w:val="Compact"/>
              <w:widowControl w:val="0"/>
              <w:rPr>
                <w:sz w:val="22"/>
                <w:szCs w:val="22"/>
              </w:rPr>
            </w:pPr>
            <w:r>
              <w:rPr>
                <w:sz w:val="22"/>
                <w:szCs w:val="22"/>
              </w:rPr>
              <w:t>-</w:t>
            </w:r>
          </w:p>
        </w:tc>
        <w:tc>
          <w:tcPr>
            <w:tcW w:w="1539" w:type="dxa"/>
          </w:tcPr>
          <w:p w14:paraId="45605571" w14:textId="77777777" w:rsidR="00645F23" w:rsidRDefault="00C93F97">
            <w:pPr>
              <w:pStyle w:val="Compact"/>
              <w:widowControl w:val="0"/>
              <w:rPr>
                <w:sz w:val="22"/>
                <w:szCs w:val="22"/>
              </w:rPr>
            </w:pPr>
            <w:r>
              <w:rPr>
                <w:sz w:val="22"/>
                <w:szCs w:val="22"/>
              </w:rPr>
              <w:t>+</w:t>
            </w:r>
          </w:p>
        </w:tc>
        <w:tc>
          <w:tcPr>
            <w:tcW w:w="3906" w:type="dxa"/>
          </w:tcPr>
          <w:p w14:paraId="1BBA9882" w14:textId="77777777" w:rsidR="00645F23" w:rsidRDefault="00C93F97">
            <w:pPr>
              <w:pStyle w:val="Compact"/>
              <w:widowControl w:val="0"/>
              <w:rPr>
                <w:sz w:val="22"/>
                <w:szCs w:val="22"/>
              </w:rPr>
            </w:pPr>
            <w:r>
              <w:rPr>
                <w:sz w:val="22"/>
                <w:szCs w:val="22"/>
              </w:rPr>
              <w:t>Moderate negative ecosystem dynamics (likely remain in current equilibrium)</w:t>
            </w:r>
          </w:p>
        </w:tc>
      </w:tr>
      <w:tr w:rsidR="00645F23" w14:paraId="73BF9B9F" w14:textId="77777777">
        <w:trPr>
          <w:trHeight w:val="714"/>
        </w:trPr>
        <w:tc>
          <w:tcPr>
            <w:tcW w:w="2248" w:type="dxa"/>
          </w:tcPr>
          <w:p w14:paraId="301D4E42" w14:textId="77777777" w:rsidR="00645F23" w:rsidRDefault="00C93F97">
            <w:pPr>
              <w:pStyle w:val="Compact"/>
              <w:widowControl w:val="0"/>
              <w:rPr>
                <w:sz w:val="22"/>
                <w:szCs w:val="22"/>
              </w:rPr>
            </w:pPr>
            <w:r>
              <w:rPr>
                <w:sz w:val="22"/>
                <w:szCs w:val="22"/>
              </w:rPr>
              <w:t>Steadiness3</w:t>
            </w:r>
          </w:p>
        </w:tc>
        <w:tc>
          <w:tcPr>
            <w:tcW w:w="946" w:type="dxa"/>
          </w:tcPr>
          <w:p w14:paraId="6F4FFE02" w14:textId="77777777" w:rsidR="00645F23" w:rsidRDefault="00C93F97">
            <w:pPr>
              <w:pStyle w:val="Compact"/>
              <w:widowControl w:val="0"/>
              <w:rPr>
                <w:sz w:val="22"/>
                <w:szCs w:val="22"/>
              </w:rPr>
            </w:pPr>
            <w:r>
              <w:rPr>
                <w:sz w:val="22"/>
                <w:szCs w:val="22"/>
              </w:rPr>
              <w:t>+</w:t>
            </w:r>
          </w:p>
        </w:tc>
        <w:tc>
          <w:tcPr>
            <w:tcW w:w="1539" w:type="dxa"/>
          </w:tcPr>
          <w:p w14:paraId="6AD0903B" w14:textId="77777777" w:rsidR="00645F23" w:rsidRDefault="00C93F97">
            <w:pPr>
              <w:pStyle w:val="Compact"/>
              <w:widowControl w:val="0"/>
              <w:rPr>
                <w:sz w:val="22"/>
                <w:szCs w:val="22"/>
              </w:rPr>
            </w:pPr>
            <w:r>
              <w:rPr>
                <w:sz w:val="22"/>
                <w:szCs w:val="22"/>
              </w:rPr>
              <w:t>-</w:t>
            </w:r>
          </w:p>
        </w:tc>
        <w:tc>
          <w:tcPr>
            <w:tcW w:w="3906" w:type="dxa"/>
          </w:tcPr>
          <w:p w14:paraId="5E3A0ADD" w14:textId="77777777" w:rsidR="00645F23" w:rsidRDefault="00C93F97">
            <w:pPr>
              <w:pStyle w:val="Compact"/>
              <w:widowControl w:val="0"/>
              <w:rPr>
                <w:sz w:val="22"/>
                <w:szCs w:val="22"/>
              </w:rPr>
            </w:pPr>
            <w:r>
              <w:rPr>
                <w:sz w:val="22"/>
                <w:szCs w:val="22"/>
              </w:rPr>
              <w:t>Moderate positive ecosystem dynamics (likely remain in current equilibrium)</w:t>
            </w:r>
          </w:p>
        </w:tc>
      </w:tr>
      <w:tr w:rsidR="00645F23" w14:paraId="4B42FF2A" w14:textId="77777777">
        <w:tc>
          <w:tcPr>
            <w:tcW w:w="2248" w:type="dxa"/>
          </w:tcPr>
          <w:p w14:paraId="18C20CB7" w14:textId="77777777" w:rsidR="00645F23" w:rsidRDefault="00C93F97">
            <w:pPr>
              <w:pStyle w:val="Compact"/>
              <w:widowControl w:val="0"/>
              <w:rPr>
                <w:sz w:val="22"/>
                <w:szCs w:val="22"/>
              </w:rPr>
            </w:pPr>
            <w:r>
              <w:rPr>
                <w:sz w:val="22"/>
                <w:szCs w:val="22"/>
              </w:rPr>
              <w:t>Steadiness4</w:t>
            </w:r>
          </w:p>
        </w:tc>
        <w:tc>
          <w:tcPr>
            <w:tcW w:w="946" w:type="dxa"/>
          </w:tcPr>
          <w:p w14:paraId="676E75F6" w14:textId="77777777" w:rsidR="00645F23" w:rsidRDefault="00C93F97">
            <w:pPr>
              <w:pStyle w:val="Compact"/>
              <w:widowControl w:val="0"/>
              <w:rPr>
                <w:sz w:val="22"/>
                <w:szCs w:val="22"/>
              </w:rPr>
            </w:pPr>
            <w:r>
              <w:rPr>
                <w:sz w:val="22"/>
                <w:szCs w:val="22"/>
              </w:rPr>
              <w:t>+</w:t>
            </w:r>
          </w:p>
        </w:tc>
        <w:tc>
          <w:tcPr>
            <w:tcW w:w="1539" w:type="dxa"/>
          </w:tcPr>
          <w:p w14:paraId="13B04206" w14:textId="77777777" w:rsidR="00645F23" w:rsidRDefault="00C93F97">
            <w:pPr>
              <w:pStyle w:val="Compact"/>
              <w:widowControl w:val="0"/>
              <w:rPr>
                <w:sz w:val="22"/>
                <w:szCs w:val="22"/>
              </w:rPr>
            </w:pPr>
            <w:r>
              <w:rPr>
                <w:sz w:val="22"/>
                <w:szCs w:val="22"/>
              </w:rPr>
              <w:t>+</w:t>
            </w:r>
          </w:p>
        </w:tc>
        <w:tc>
          <w:tcPr>
            <w:tcW w:w="3906" w:type="dxa"/>
          </w:tcPr>
          <w:p w14:paraId="6BE1A9FB" w14:textId="77777777" w:rsidR="00645F23" w:rsidRDefault="00C93F97">
            <w:pPr>
              <w:pStyle w:val="Compact"/>
              <w:widowControl w:val="0"/>
              <w:rPr>
                <w:sz w:val="22"/>
                <w:szCs w:val="22"/>
              </w:rPr>
            </w:pPr>
            <w:r>
              <w:rPr>
                <w:sz w:val="22"/>
                <w:szCs w:val="22"/>
              </w:rPr>
              <w:t>Strong positive ecosystem dynamics (possibility changing equilibrium)</w:t>
            </w:r>
          </w:p>
        </w:tc>
      </w:tr>
    </w:tbl>
    <w:p w14:paraId="6443C732" w14:textId="77777777" w:rsidR="00645F23" w:rsidRDefault="00C93F97">
      <w:pPr>
        <w:pStyle w:val="BodyText"/>
      </w:pPr>
      <w:r>
        <w:t xml:space="preserve"> </w:t>
      </w:r>
    </w:p>
    <w:p w14:paraId="173DBA4F" w14:textId="77777777" w:rsidR="00645F23" w:rsidRDefault="00C93F97">
      <w:r>
        <w:rPr>
          <w:noProof/>
        </w:rPr>
        <w:lastRenderedPageBreak/>
        <w:drawing>
          <wp:inline distT="0" distB="0" distL="0" distR="0" wp14:anchorId="1DE85745" wp14:editId="7568C755">
            <wp:extent cx="5486400" cy="5387340"/>
            <wp:effectExtent l="0" t="0" r="0" b="0"/>
            <wp:docPr id="2" name="Picture 5" descr="C:\Users\rotllxa\D6_LPD\LPD_MODIS_Europe\maps_pap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C:\Users\rotllxa\D6_LPD\LPD_MODIS_Europe\maps_paper_1.jpg"/>
                    <pic:cNvPicPr>
                      <a:picLocks noChangeAspect="1" noChangeArrowheads="1"/>
                    </pic:cNvPicPr>
                  </pic:nvPicPr>
                  <pic:blipFill>
                    <a:blip r:embed="rId16"/>
                    <a:stretch>
                      <a:fillRect/>
                    </a:stretch>
                  </pic:blipFill>
                  <pic:spPr bwMode="auto">
                    <a:xfrm>
                      <a:off x="0" y="0"/>
                      <a:ext cx="5486400" cy="5387340"/>
                    </a:xfrm>
                    <a:prstGeom prst="rect">
                      <a:avLst/>
                    </a:prstGeom>
                  </pic:spPr>
                </pic:pic>
              </a:graphicData>
            </a:graphic>
          </wp:inline>
        </w:drawing>
      </w:r>
    </w:p>
    <w:p w14:paraId="362126D1" w14:textId="77777777" w:rsidR="00645F23" w:rsidRDefault="00C93F97">
      <w:pPr>
        <w:pStyle w:val="Caption"/>
      </w:pPr>
      <w:r>
        <w:t xml:space="preserve">Figure 2: (A) Steadiness Index, (B) baseline levels </w:t>
      </w:r>
      <w:ins w:id="156" w:author="Xavier Rotllan-Puig" w:date="2021-10-12T15:52:00Z">
        <w:r>
          <w:t xml:space="preserve">of land productivity at the beginning of the time series </w:t>
        </w:r>
      </w:ins>
      <w:r>
        <w:t xml:space="preserve">and (C) state change maps </w:t>
      </w:r>
      <w:ins w:id="157" w:author="Xavier Rotllan-Puig" w:date="2021-10-12T15:53:00Z">
        <w:r>
          <w:t xml:space="preserve">(end of time series versus beginning) </w:t>
        </w:r>
      </w:ins>
      <w:r>
        <w:t>for the case study based on the ‘Above ground vegetation productivity’ variable. (D) Land productivity Long Term Change Map for the case study based on the combination of the previous three maps. Descriptions respectively in sections 4.1, 4.2, 4.3 and 4.4</w:t>
      </w:r>
    </w:p>
    <w:p w14:paraId="30DAE9A8" w14:textId="77777777" w:rsidR="00645F23" w:rsidRDefault="00C93F97">
      <w:pPr>
        <w:pStyle w:val="BodyText"/>
      </w:pPr>
      <w:r>
        <w:t xml:space="preserve"> </w:t>
      </w:r>
    </w:p>
    <w:p w14:paraId="5942A1AE" w14:textId="77777777" w:rsidR="00645F23" w:rsidRDefault="00C93F97">
      <w:pPr>
        <w:pStyle w:val="Heading2"/>
      </w:pPr>
      <w:bookmarkStart w:id="158" w:name="baseline-levels-of-productivity"/>
      <w:r>
        <w:lastRenderedPageBreak/>
        <w:t>Baseline levels of productivity</w:t>
      </w:r>
      <w:bookmarkEnd w:id="158"/>
    </w:p>
    <w:p w14:paraId="6C416D45" w14:textId="77777777" w:rsidR="00645F23" w:rsidRDefault="00C93F97">
      <w:pPr>
        <w:pStyle w:val="FirstParagraph"/>
      </w:pPr>
      <w:r>
        <w:t>The second source of information for the derivation of the Long-Term Change Map is the baseline levels of the productivity variable at the beginning of the time series.</w:t>
      </w:r>
    </w:p>
    <w:p w14:paraId="2509E0D6" w14:textId="77777777" w:rsidR="00645F23" w:rsidRDefault="00C93F97">
      <w:pPr>
        <w:pStyle w:val="BodyText"/>
      </w:pPr>
      <w:r>
        <w:t xml:space="preserve">For the calculation of the baseline levels of land productivity at the beginning of the time series, </w:t>
      </w:r>
      <w:proofErr w:type="spellStart"/>
      <w:r>
        <w:rPr>
          <w:i/>
          <w:iCs/>
        </w:rPr>
        <w:t>LPDynR</w:t>
      </w:r>
      <w:proofErr w:type="spellEnd"/>
      <w:r>
        <w:t xml:space="preserve"> categorizes productivity values into three classes: low, medium and high. To do that, the function </w:t>
      </w:r>
      <w:proofErr w:type="spellStart"/>
      <w:r>
        <w:rPr>
          <w:i/>
          <w:iCs/>
        </w:rPr>
        <w:t>baseline_</w:t>
      </w:r>
      <w:proofErr w:type="gramStart"/>
      <w:r>
        <w:rPr>
          <w:i/>
          <w:iCs/>
        </w:rPr>
        <w:t>lev</w:t>
      </w:r>
      <w:proofErr w:type="spellEnd"/>
      <w:r>
        <w:rPr>
          <w:i/>
          <w:iCs/>
        </w:rPr>
        <w:t>(</w:t>
      </w:r>
      <w:proofErr w:type="gramEnd"/>
      <w:r>
        <w:rPr>
          <w:i/>
          <w:iCs/>
        </w:rPr>
        <w:t>)</w:t>
      </w:r>
      <w:r>
        <w:t xml:space="preserve"> averages the first </w:t>
      </w:r>
      <w:r>
        <w:rPr>
          <w:i/>
          <w:iCs/>
        </w:rPr>
        <w:t>n</w:t>
      </w:r>
      <w:r>
        <w:t xml:space="preserve"> years of the time series in order to avoid extreme events, such as abnormal droughts in wet areas, etc, which would skew the distribution of productivity values into too high or low values. The number of years to be considered by the average function can be set by passing the argument </w:t>
      </w:r>
      <w:proofErr w:type="spellStart"/>
      <w:r>
        <w:rPr>
          <w:i/>
          <w:iCs/>
        </w:rPr>
        <w:t>yearsBaseline</w:t>
      </w:r>
      <w:proofErr w:type="spellEnd"/>
      <w:r>
        <w:t xml:space="preserve"> to the function. The default value is 3 years; averaging more years would move the baseline value closer to the mean of the time series, which would not describe the baseline anymore.</w:t>
      </w:r>
    </w:p>
    <w:p w14:paraId="07033375" w14:textId="77777777" w:rsidR="00645F23" w:rsidRDefault="00C93F97">
      <w:pPr>
        <w:pStyle w:val="BodyText"/>
      </w:pPr>
      <w:r>
        <w:t xml:space="preserve">After the average of the </w:t>
      </w:r>
      <w:r>
        <w:rPr>
          <w:i/>
          <w:iCs/>
        </w:rPr>
        <w:t>n</w:t>
      </w:r>
      <w:r>
        <w:t xml:space="preserve"> number of years is calculated, </w:t>
      </w:r>
      <w:proofErr w:type="spellStart"/>
      <w:r>
        <w:rPr>
          <w:i/>
          <w:iCs/>
        </w:rPr>
        <w:t>baseline_</w:t>
      </w:r>
      <w:proofErr w:type="gramStart"/>
      <w:r>
        <w:rPr>
          <w:i/>
          <w:iCs/>
        </w:rPr>
        <w:t>lev</w:t>
      </w:r>
      <w:proofErr w:type="spellEnd"/>
      <w:r>
        <w:rPr>
          <w:i/>
          <w:iCs/>
        </w:rPr>
        <w:t>(</w:t>
      </w:r>
      <w:proofErr w:type="gramEnd"/>
      <w:r>
        <w:rPr>
          <w:i/>
          <w:iCs/>
        </w:rPr>
        <w:t>)</w:t>
      </w:r>
      <w:r>
        <w:t xml:space="preserve"> first classifies the pixels into 10 classes using 10-quantiles equalling to the corresponding percentile levels. The reason for this intermediate step is that, if directly opted for three classes (i.e. low, medium and high), the number of pixels per category would be classified homogeneously (i.e. 33.3% of pixels/class), which is a statistically correct but an over simplified representation of baseline status. Instead, </w:t>
      </w:r>
      <w:proofErr w:type="spellStart"/>
      <w:r>
        <w:rPr>
          <w:i/>
          <w:iCs/>
        </w:rPr>
        <w:t>LPDynR</w:t>
      </w:r>
      <w:proofErr w:type="spellEnd"/>
      <w:r>
        <w:t xml:space="preserve"> allows the user to define the percentile level to be used based on local knowledge. For </w:t>
      </w:r>
      <w:proofErr w:type="gramStart"/>
      <w:r>
        <w:t>example</w:t>
      </w:r>
      <w:proofErr w:type="gramEnd"/>
      <w:r>
        <w:t xml:space="preserve"> in dryland ecosystems or in boreal regions different average productivity level can be defined as low, medium or high values. The United Nations Development Programme (UNPD, </w:t>
      </w:r>
      <w:hyperlink r:id="rId17">
        <w:r>
          <w:t>https://www.undp.org</w:t>
        </w:r>
      </w:hyperlink>
      <w:r>
        <w:t xml:space="preserve">) for example declares that 40% of the World’s land resources are drylands (Middleton et al., </w:t>
      </w:r>
      <w:r>
        <w:lastRenderedPageBreak/>
        <w:t xml:space="preserve">2011), while the World Atlas of Desertification updated this proportion to 37.2% (Cherlet et al., 2018). Therefore, in global applications one might choose 37.2% of pixels to be classified as “low level” of productivity. Consequently, as default, the global application of </w:t>
      </w:r>
      <w:proofErr w:type="spellStart"/>
      <w:r>
        <w:rPr>
          <w:i/>
          <w:iCs/>
        </w:rPr>
        <w:t>LPDynR</w:t>
      </w:r>
      <w:proofErr w:type="spellEnd"/>
      <w:r>
        <w:t xml:space="preserve"> classifies the first four groups of pixels, i.e. 40 </w:t>
      </w:r>
      <w:proofErr w:type="gramStart"/>
      <w:r>
        <w:t>percentile</w:t>
      </w:r>
      <w:proofErr w:type="gramEnd"/>
      <w:r>
        <w:t xml:space="preserve"> (after rounding 37.2%), as “low” baseline productivity level, the five consecutive groups between 50 and 90 percentile as “medium” productivity level and the rest 10% of pixels with the highest average productivity levels, as “high” baseline. Both the proportion of pixels classified as low level and high level of land productivity can be set by passing to </w:t>
      </w:r>
      <w:proofErr w:type="spellStart"/>
      <w:r>
        <w:rPr>
          <w:i/>
          <w:iCs/>
        </w:rPr>
        <w:t>baseline_</w:t>
      </w:r>
      <w:proofErr w:type="gramStart"/>
      <w:r>
        <w:rPr>
          <w:i/>
          <w:iCs/>
        </w:rPr>
        <w:t>lev</w:t>
      </w:r>
      <w:proofErr w:type="spellEnd"/>
      <w:r>
        <w:rPr>
          <w:i/>
          <w:iCs/>
        </w:rPr>
        <w:t>(</w:t>
      </w:r>
      <w:proofErr w:type="gramEnd"/>
      <w:r>
        <w:rPr>
          <w:i/>
          <w:iCs/>
        </w:rPr>
        <w:t>)</w:t>
      </w:r>
      <w:r>
        <w:t xml:space="preserve"> the arguments </w:t>
      </w:r>
      <w:proofErr w:type="spellStart"/>
      <w:r>
        <w:rPr>
          <w:i/>
          <w:iCs/>
        </w:rPr>
        <w:t>drylandProp</w:t>
      </w:r>
      <w:proofErr w:type="spellEnd"/>
      <w:r>
        <w:t xml:space="preserve"> and </w:t>
      </w:r>
      <w:proofErr w:type="spellStart"/>
      <w:r>
        <w:rPr>
          <w:i/>
          <w:iCs/>
        </w:rPr>
        <w:t>highprodProp</w:t>
      </w:r>
      <w:proofErr w:type="spellEnd"/>
      <w:r>
        <w:t>, respectively. The function classifies the rest of the pixels ((100 - (</w:t>
      </w:r>
      <w:proofErr w:type="spellStart"/>
      <w:r>
        <w:rPr>
          <w:i/>
          <w:iCs/>
        </w:rPr>
        <w:t>drylandProp</w:t>
      </w:r>
      <w:proofErr w:type="spellEnd"/>
      <w:r>
        <w:t xml:space="preserve"> + </w:t>
      </w:r>
      <w:proofErr w:type="spellStart"/>
      <w:r>
        <w:rPr>
          <w:i/>
          <w:iCs/>
        </w:rPr>
        <w:t>highprodProp</w:t>
      </w:r>
      <w:proofErr w:type="spellEnd"/>
      <w:r>
        <w:t>)) as medium level. The assumption of classifying 40% of pixels as low productive is valid at global level, however, the proportion of drylands/low level of productivity should be modified for local and regional studies. For example, at the European level, drylands cover 20% of total land (FAO, 2019). This proportion has been used in the case study and the resulting 3-class map showing the estimation of levels of productivity at the beginning of the time series can be seen in Figure 2B.</w:t>
      </w:r>
    </w:p>
    <w:p w14:paraId="20D9CE72" w14:textId="77777777" w:rsidR="00645F23" w:rsidRDefault="00C93F97">
      <w:pPr>
        <w:pStyle w:val="Heading2"/>
      </w:pPr>
      <w:bookmarkStart w:id="159" w:name="change-of-state-of-productivity"/>
      <w:r>
        <w:t>Change of state of productivity</w:t>
      </w:r>
      <w:bookmarkEnd w:id="159"/>
    </w:p>
    <w:p w14:paraId="5ED1B511" w14:textId="77777777" w:rsidR="00645F23" w:rsidRDefault="00C93F97">
      <w:pPr>
        <w:pStyle w:val="FirstParagraph"/>
      </w:pPr>
      <w:r>
        <w:t xml:space="preserve">The third layer used for the land productivity Long-Term Change Map is the change of the state of the productivity level during the time window under study. This aspect is necessary for land degradation assessments as it reports whether pre-set productivity state thresholds have been surpassed or not, which can be a consequence of either the natural </w:t>
      </w:r>
      <w:r>
        <w:lastRenderedPageBreak/>
        <w:t>resilience, new land use/practices that have been introduced, or impacts of other manmade or natural phenomena (</w:t>
      </w:r>
      <w:proofErr w:type="spellStart"/>
      <w:r>
        <w:t>Ivits</w:t>
      </w:r>
      <w:proofErr w:type="spellEnd"/>
      <w:r>
        <w:t xml:space="preserve"> and Cherlet, 2013).</w:t>
      </w:r>
    </w:p>
    <w:p w14:paraId="2E1C3C39" w14:textId="77777777" w:rsidR="00645F23" w:rsidRDefault="00C93F97">
      <w:pPr>
        <w:pStyle w:val="BodyText"/>
      </w:pPr>
      <w:r>
        <w:t xml:space="preserve">To calculate the state change per pixel, the function </w:t>
      </w:r>
      <w:proofErr w:type="spellStart"/>
      <w:r>
        <w:rPr>
          <w:i/>
          <w:iCs/>
        </w:rPr>
        <w:t>state_</w:t>
      </w:r>
      <w:proofErr w:type="gramStart"/>
      <w:r>
        <w:rPr>
          <w:i/>
          <w:iCs/>
        </w:rPr>
        <w:t>change</w:t>
      </w:r>
      <w:proofErr w:type="spellEnd"/>
      <w:r>
        <w:rPr>
          <w:i/>
          <w:iCs/>
        </w:rPr>
        <w:t>(</w:t>
      </w:r>
      <w:proofErr w:type="gramEnd"/>
      <w:r>
        <w:rPr>
          <w:i/>
          <w:iCs/>
        </w:rPr>
        <w:t>)</w:t>
      </w:r>
      <w:r>
        <w:t xml:space="preserve"> uses both the productivity baseline level at the beginning of the time series, as described in the previous subsection, and the productivity state level at the end of the time series. This final state is calculated in the same way as the baseline level, i.e. (1) averaging the last 3 years and (2) classifying into 10 categories using 10-quantiles. The reason for using a 10-class classification is that it would be difficult to approximate if the change of one state to another was due to a big or a small change. Instead, using the 10-class classification for the final productivity state, one can address if a pixel has moved from class 5 to 4 (small change) or from class 9 to 4 (big change).</w:t>
      </w:r>
    </w:p>
    <w:p w14:paraId="0C3F1187" w14:textId="77777777" w:rsidR="00645F23" w:rsidRDefault="00C93F97">
      <w:pPr>
        <w:pStyle w:val="BodyText"/>
      </w:pPr>
      <w:r>
        <w:t xml:space="preserve">Once the class change per pixel has been calculated, either with positive or negative results, the map is categorized into 3 final classes: (1) no change, (2) changed between 1 and </w:t>
      </w:r>
      <w:r>
        <w:rPr>
          <w:i/>
          <w:iCs/>
        </w:rPr>
        <w:t xml:space="preserve">x </w:t>
      </w:r>
      <w:r>
        <w:t xml:space="preserve">classes or (3) changed more than </w:t>
      </w:r>
      <w:r>
        <w:rPr>
          <w:i/>
          <w:iCs/>
        </w:rPr>
        <w:t xml:space="preserve">x </w:t>
      </w:r>
      <w:r>
        <w:t xml:space="preserve">classes, where </w:t>
      </w:r>
      <w:r>
        <w:rPr>
          <w:i/>
          <w:iCs/>
        </w:rPr>
        <w:t>x</w:t>
      </w:r>
      <w:r>
        <w:t xml:space="preserve"> can be defined by the user by passing the argument </w:t>
      </w:r>
      <w:proofErr w:type="spellStart"/>
      <w:r>
        <w:rPr>
          <w:i/>
          <w:iCs/>
        </w:rPr>
        <w:t>changeNclass</w:t>
      </w:r>
      <w:proofErr w:type="spellEnd"/>
      <w:r>
        <w:t xml:space="preserve"> to the function (default is 1). See Figure 2C for a map of the state change in the case study.</w:t>
      </w:r>
    </w:p>
    <w:p w14:paraId="6A903212" w14:textId="77777777" w:rsidR="00645F23" w:rsidRDefault="00C93F97">
      <w:pPr>
        <w:pStyle w:val="Heading2"/>
      </w:pPr>
      <w:bookmarkStart w:id="160" w:name="long-term-change-map"/>
      <w:r>
        <w:t>Long Term Change Map</w:t>
      </w:r>
      <w:bookmarkEnd w:id="160"/>
    </w:p>
    <w:p w14:paraId="38DDC810" w14:textId="77777777" w:rsidR="00645F23" w:rsidRDefault="00C93F97">
      <w:pPr>
        <w:pStyle w:val="FirstParagraph"/>
      </w:pPr>
      <w:r>
        <w:t xml:space="preserve">The land productivity Long-Term Change Map is one of the two pillars of the </w:t>
      </w:r>
      <w:del w:id="161" w:author="Xavier Rotllan-Puig" w:date="2021-09-21T12:53:00Z">
        <w:r>
          <w:delText>LPD</w:delText>
        </w:r>
      </w:del>
      <w:ins w:id="162" w:author="Xavier Rotllan-Puig" w:date="2021-09-21T12:53:00Z">
        <w:r>
          <w:t xml:space="preserve"> Land Productivity Dynamics</w:t>
        </w:r>
      </w:ins>
      <w:r>
        <w:t xml:space="preserve"> indicator </w:t>
      </w:r>
      <w:del w:id="163" w:author="Xavier Rotllan-Puig" w:date="2021-10-12T15:54:00Z">
        <w:r>
          <w:delText xml:space="preserve">(Figure 1) </w:delText>
        </w:r>
      </w:del>
      <w:del w:id="164" w:author="Xavier Rotllan-Puig" w:date="2021-10-12T15:55:00Z">
        <w:r>
          <w:delText>calculated</w:delText>
        </w:r>
      </w:del>
      <w:ins w:id="165" w:author="Xavier Rotllan-Puig" w:date="2021-10-12T15:55:00Z">
        <w:r>
          <w:t>derived</w:t>
        </w:r>
      </w:ins>
      <w:r>
        <w:t xml:space="preserve"> with </w:t>
      </w:r>
      <w:proofErr w:type="spellStart"/>
      <w:r>
        <w:rPr>
          <w:i/>
          <w:iCs/>
        </w:rPr>
        <w:t>LPDynR</w:t>
      </w:r>
      <w:proofErr w:type="spellEnd"/>
      <w:r>
        <w:t>. This map is calculated by the combination of the Steadiness Index, the productivity levels at the beginning of the time series and the change of the state of productivity between the beginning and the end of the time series.</w:t>
      </w:r>
    </w:p>
    <w:p w14:paraId="2F50DA64" w14:textId="74AB13DF" w:rsidR="00645F23" w:rsidRDefault="00C93F97">
      <w:pPr>
        <w:pStyle w:val="BodyText"/>
      </w:pPr>
      <w:r>
        <w:lastRenderedPageBreak/>
        <w:t xml:space="preserve">The function </w:t>
      </w:r>
      <w:proofErr w:type="spellStart"/>
      <w:proofErr w:type="gramStart"/>
      <w:r>
        <w:rPr>
          <w:i/>
        </w:rPr>
        <w:t>LongTermChange</w:t>
      </w:r>
      <w:proofErr w:type="spellEnd"/>
      <w:r>
        <w:rPr>
          <w:i/>
        </w:rPr>
        <w:t>(</w:t>
      </w:r>
      <w:proofErr w:type="gramEnd"/>
      <w:r>
        <w:rPr>
          <w:i/>
        </w:rPr>
        <w:t>)</w:t>
      </w:r>
      <w:r>
        <w:t xml:space="preserve"> performs the combination of the three qualitative metrics mentioned before into the Long-Term Change Map, resulting in 22 new categories as shown in Table 2. The resulting map for the case study is presented in Figure 2D.</w:t>
      </w:r>
      <w:ins w:id="166" w:author="Xavier Rotllan-Puig" w:date="2021-10-12T16:11:00Z">
        <w:r>
          <w:t xml:space="preserve"> Not</w:t>
        </w:r>
      </w:ins>
      <w:ins w:id="167" w:author="michael cherlet" w:date="2021-10-26T17:32:00Z">
        <w:r w:rsidR="00E01A9C">
          <w:t>e</w:t>
        </w:r>
      </w:ins>
      <w:ins w:id="168" w:author="Xavier Rotllan-Puig" w:date="2021-10-12T16:11:00Z">
        <w:del w:id="169" w:author="michael cherlet" w:date="2021-10-26T17:32:00Z">
          <w:r w:rsidDel="00E01A9C">
            <w:delText>ice</w:delText>
          </w:r>
        </w:del>
        <w:r>
          <w:t xml:space="preserve"> that lower numbers should not be interpreted as worse dynamics, and vice versa, but only as a way to categorise the pixels </w:t>
        </w:r>
      </w:ins>
      <w:ins w:id="170" w:author="michael cherlet" w:date="2021-10-26T17:34:00Z">
        <w:r w:rsidR="00CB38DF">
          <w:t xml:space="preserve">in a lookup table </w:t>
        </w:r>
      </w:ins>
      <w:ins w:id="171" w:author="Xavier Rotllan-Puig" w:date="2021-10-12T16:11:00Z">
        <w:r>
          <w:t>with the purpose of plotting the figure.</w:t>
        </w:r>
      </w:ins>
    </w:p>
    <w:p w14:paraId="4BD6FA3B" w14:textId="77777777" w:rsidR="00645F23" w:rsidRDefault="00C93F97">
      <w:pPr>
        <w:pStyle w:val="BodyText"/>
      </w:pPr>
      <w:r>
        <w:t xml:space="preserve"> </w:t>
      </w:r>
    </w:p>
    <w:p w14:paraId="114A835A" w14:textId="77777777" w:rsidR="00645F23" w:rsidRDefault="00C93F97">
      <w:pPr>
        <w:pStyle w:val="Caption"/>
      </w:pPr>
      <w:r>
        <w:t xml:space="preserve">Table 2: Lookup table for the land productivity Long Term Change Map (Steadiness Index + </w:t>
      </w:r>
      <w:proofErr w:type="spellStart"/>
      <w:r>
        <w:t>BaseLine</w:t>
      </w:r>
      <w:proofErr w:type="spellEnd"/>
      <w:r>
        <w:t xml:space="preserve"> Levels + State Change)</w:t>
      </w:r>
      <w:ins w:id="172" w:author="Xavier Rotllan-Puig" w:date="2021-10-12T15:55:00Z">
        <w:r>
          <w:t>.</w:t>
        </w:r>
      </w:ins>
      <w:ins w:id="173" w:author="Xavier Rotllan-Puig" w:date="2021-10-12T15:56:00Z">
        <w:r>
          <w:t xml:space="preserve"> The numbers (1-22) correspond to the class of each pixel in the map </w:t>
        </w:r>
      </w:ins>
    </w:p>
    <w:tbl>
      <w:tblPr>
        <w:tblW w:w="5000" w:type="pct"/>
        <w:tblLayout w:type="fixed"/>
        <w:tblLook w:val="04A0" w:firstRow="1" w:lastRow="0" w:firstColumn="1" w:lastColumn="0" w:noHBand="0" w:noVBand="1"/>
      </w:tblPr>
      <w:tblGrid>
        <w:gridCol w:w="2881"/>
        <w:gridCol w:w="1823"/>
        <w:gridCol w:w="1992"/>
        <w:gridCol w:w="1944"/>
      </w:tblGrid>
      <w:tr w:rsidR="00645F23" w14:paraId="612ECC51" w14:textId="77777777">
        <w:tc>
          <w:tcPr>
            <w:tcW w:w="2880" w:type="dxa"/>
          </w:tcPr>
          <w:p w14:paraId="729DC5F8" w14:textId="77777777" w:rsidR="00645F23" w:rsidRDefault="00645F23">
            <w:pPr>
              <w:pStyle w:val="Compact"/>
              <w:widowControl w:val="0"/>
              <w:rPr>
                <w:b/>
                <w:sz w:val="22"/>
                <w:szCs w:val="22"/>
              </w:rPr>
            </w:pPr>
          </w:p>
        </w:tc>
        <w:tc>
          <w:tcPr>
            <w:tcW w:w="5759" w:type="dxa"/>
            <w:gridSpan w:val="3"/>
            <w:tcBorders>
              <w:bottom w:val="single" w:sz="4" w:space="0" w:color="000000"/>
            </w:tcBorders>
          </w:tcPr>
          <w:p w14:paraId="29C0B6BA" w14:textId="77777777" w:rsidR="00645F23" w:rsidRDefault="00C93F97">
            <w:pPr>
              <w:pStyle w:val="Compact"/>
              <w:widowControl w:val="0"/>
              <w:rPr>
                <w:b/>
                <w:sz w:val="22"/>
                <w:szCs w:val="22"/>
              </w:rPr>
            </w:pPr>
            <w:r>
              <w:rPr>
                <w:b/>
                <w:sz w:val="22"/>
                <w:szCs w:val="22"/>
              </w:rPr>
              <w:t>Change of productivity at the end of the time series</w:t>
            </w:r>
          </w:p>
        </w:tc>
      </w:tr>
      <w:tr w:rsidR="00645F23" w14:paraId="7329CF0E" w14:textId="77777777">
        <w:tc>
          <w:tcPr>
            <w:tcW w:w="2880" w:type="dxa"/>
          </w:tcPr>
          <w:p w14:paraId="5B613BF5" w14:textId="77777777" w:rsidR="00645F23" w:rsidRDefault="00645F23">
            <w:pPr>
              <w:pStyle w:val="Compact"/>
              <w:widowControl w:val="0"/>
              <w:rPr>
                <w:b/>
                <w:sz w:val="22"/>
                <w:szCs w:val="22"/>
              </w:rPr>
            </w:pPr>
          </w:p>
        </w:tc>
        <w:tc>
          <w:tcPr>
            <w:tcW w:w="1823" w:type="dxa"/>
            <w:tcBorders>
              <w:top w:val="single" w:sz="4" w:space="0" w:color="000000"/>
            </w:tcBorders>
          </w:tcPr>
          <w:p w14:paraId="3C45FB7F" w14:textId="77777777" w:rsidR="00645F23" w:rsidRDefault="00C93F97">
            <w:pPr>
              <w:pStyle w:val="Compact"/>
              <w:widowControl w:val="0"/>
              <w:rPr>
                <w:b/>
                <w:sz w:val="22"/>
                <w:szCs w:val="22"/>
              </w:rPr>
            </w:pPr>
            <w:r>
              <w:rPr>
                <w:b/>
                <w:sz w:val="22"/>
                <w:szCs w:val="22"/>
              </w:rPr>
              <w:t>No Change</w:t>
            </w:r>
          </w:p>
        </w:tc>
        <w:tc>
          <w:tcPr>
            <w:tcW w:w="1992" w:type="dxa"/>
            <w:tcBorders>
              <w:top w:val="single" w:sz="4" w:space="0" w:color="000000"/>
            </w:tcBorders>
          </w:tcPr>
          <w:p w14:paraId="63CE1AA4" w14:textId="77777777" w:rsidR="00645F23" w:rsidRDefault="00C93F97">
            <w:pPr>
              <w:pStyle w:val="Compact"/>
              <w:widowControl w:val="0"/>
              <w:rPr>
                <w:b/>
                <w:sz w:val="22"/>
                <w:szCs w:val="22"/>
              </w:rPr>
            </w:pPr>
            <w:r>
              <w:rPr>
                <w:b/>
                <w:sz w:val="22"/>
                <w:szCs w:val="22"/>
              </w:rPr>
              <w:t>Changed 1 to</w:t>
            </w:r>
            <w:r>
              <w:rPr>
                <w:b/>
                <w:i/>
                <w:iCs/>
                <w:sz w:val="22"/>
                <w:szCs w:val="22"/>
              </w:rPr>
              <w:t xml:space="preserve"> x </w:t>
            </w:r>
            <w:r>
              <w:rPr>
                <w:b/>
                <w:sz w:val="22"/>
                <w:szCs w:val="22"/>
              </w:rPr>
              <w:t>classes</w:t>
            </w:r>
          </w:p>
        </w:tc>
        <w:tc>
          <w:tcPr>
            <w:tcW w:w="1944" w:type="dxa"/>
            <w:tcBorders>
              <w:top w:val="single" w:sz="4" w:space="0" w:color="000000"/>
            </w:tcBorders>
          </w:tcPr>
          <w:p w14:paraId="74E0E7CE" w14:textId="77777777" w:rsidR="00645F23" w:rsidRDefault="00C93F97">
            <w:pPr>
              <w:pStyle w:val="Compact"/>
              <w:widowControl w:val="0"/>
              <w:rPr>
                <w:b/>
                <w:sz w:val="22"/>
                <w:szCs w:val="22"/>
              </w:rPr>
            </w:pPr>
            <w:r>
              <w:rPr>
                <w:b/>
                <w:sz w:val="22"/>
                <w:szCs w:val="22"/>
              </w:rPr>
              <w:t>Changed &gt;</w:t>
            </w:r>
            <w:r>
              <w:rPr>
                <w:b/>
                <w:i/>
                <w:iCs/>
                <w:sz w:val="22"/>
                <w:szCs w:val="22"/>
              </w:rPr>
              <w:t xml:space="preserve"> x </w:t>
            </w:r>
            <w:r>
              <w:rPr>
                <w:b/>
                <w:sz w:val="22"/>
                <w:szCs w:val="22"/>
              </w:rPr>
              <w:t>classes</w:t>
            </w:r>
          </w:p>
        </w:tc>
      </w:tr>
      <w:tr w:rsidR="00645F23" w14:paraId="0B88DA03" w14:textId="77777777">
        <w:tc>
          <w:tcPr>
            <w:tcW w:w="2880" w:type="dxa"/>
          </w:tcPr>
          <w:p w14:paraId="25F94ACB" w14:textId="77777777" w:rsidR="00645F23" w:rsidRDefault="00C93F97">
            <w:pPr>
              <w:pStyle w:val="Compact"/>
              <w:widowControl w:val="0"/>
              <w:rPr>
                <w:b/>
                <w:sz w:val="22"/>
                <w:szCs w:val="22"/>
              </w:rPr>
            </w:pPr>
            <w:r>
              <w:rPr>
                <w:b/>
                <w:sz w:val="22"/>
                <w:szCs w:val="22"/>
              </w:rPr>
              <w:t>Steadiness Index / Baseline productivity</w:t>
            </w:r>
          </w:p>
        </w:tc>
        <w:tc>
          <w:tcPr>
            <w:tcW w:w="1823" w:type="dxa"/>
          </w:tcPr>
          <w:p w14:paraId="67B70737" w14:textId="77777777" w:rsidR="00645F23" w:rsidRDefault="00645F23">
            <w:pPr>
              <w:widowControl w:val="0"/>
              <w:rPr>
                <w:b/>
                <w:sz w:val="22"/>
                <w:szCs w:val="22"/>
              </w:rPr>
            </w:pPr>
          </w:p>
        </w:tc>
        <w:tc>
          <w:tcPr>
            <w:tcW w:w="1992" w:type="dxa"/>
          </w:tcPr>
          <w:p w14:paraId="739CAF08" w14:textId="77777777" w:rsidR="00645F23" w:rsidRDefault="00645F23">
            <w:pPr>
              <w:widowControl w:val="0"/>
              <w:rPr>
                <w:b/>
                <w:sz w:val="22"/>
                <w:szCs w:val="22"/>
              </w:rPr>
            </w:pPr>
          </w:p>
        </w:tc>
        <w:tc>
          <w:tcPr>
            <w:tcW w:w="1944" w:type="dxa"/>
          </w:tcPr>
          <w:p w14:paraId="5CF3AEE1" w14:textId="77777777" w:rsidR="00645F23" w:rsidRDefault="00645F23">
            <w:pPr>
              <w:widowControl w:val="0"/>
              <w:rPr>
                <w:b/>
                <w:sz w:val="22"/>
                <w:szCs w:val="22"/>
              </w:rPr>
            </w:pPr>
          </w:p>
        </w:tc>
      </w:tr>
      <w:tr w:rsidR="00645F23" w14:paraId="4A69B401" w14:textId="77777777">
        <w:tc>
          <w:tcPr>
            <w:tcW w:w="2880" w:type="dxa"/>
          </w:tcPr>
          <w:p w14:paraId="1C206AA0" w14:textId="77777777" w:rsidR="00645F23" w:rsidRDefault="00C93F97">
            <w:pPr>
              <w:pStyle w:val="Compact"/>
              <w:widowControl w:val="0"/>
              <w:rPr>
                <w:sz w:val="22"/>
                <w:szCs w:val="22"/>
              </w:rPr>
            </w:pPr>
            <w:r>
              <w:rPr>
                <w:sz w:val="22"/>
                <w:szCs w:val="22"/>
              </w:rPr>
              <w:t>St1 low</w:t>
            </w:r>
          </w:p>
        </w:tc>
        <w:tc>
          <w:tcPr>
            <w:tcW w:w="1823" w:type="dxa"/>
          </w:tcPr>
          <w:p w14:paraId="22A7452F" w14:textId="77777777" w:rsidR="00645F23" w:rsidRDefault="00C93F97">
            <w:pPr>
              <w:pStyle w:val="Compact"/>
              <w:widowControl w:val="0"/>
              <w:rPr>
                <w:sz w:val="22"/>
                <w:szCs w:val="22"/>
              </w:rPr>
            </w:pPr>
            <w:r>
              <w:rPr>
                <w:sz w:val="22"/>
                <w:szCs w:val="22"/>
              </w:rPr>
              <w:t>1</w:t>
            </w:r>
          </w:p>
        </w:tc>
        <w:tc>
          <w:tcPr>
            <w:tcW w:w="1992" w:type="dxa"/>
          </w:tcPr>
          <w:p w14:paraId="0615D360" w14:textId="77777777" w:rsidR="00645F23" w:rsidRDefault="00C93F97">
            <w:pPr>
              <w:pStyle w:val="Compact"/>
              <w:widowControl w:val="0"/>
              <w:rPr>
                <w:sz w:val="22"/>
                <w:szCs w:val="22"/>
              </w:rPr>
            </w:pPr>
            <w:r>
              <w:rPr>
                <w:sz w:val="22"/>
                <w:szCs w:val="22"/>
              </w:rPr>
              <w:t>2</w:t>
            </w:r>
          </w:p>
        </w:tc>
        <w:tc>
          <w:tcPr>
            <w:tcW w:w="1944" w:type="dxa"/>
          </w:tcPr>
          <w:p w14:paraId="0E5ABF4D" w14:textId="77777777" w:rsidR="00645F23" w:rsidRDefault="00C93F97">
            <w:pPr>
              <w:pStyle w:val="Compact"/>
              <w:widowControl w:val="0"/>
              <w:rPr>
                <w:sz w:val="22"/>
                <w:szCs w:val="22"/>
              </w:rPr>
            </w:pPr>
            <w:r>
              <w:rPr>
                <w:sz w:val="22"/>
                <w:szCs w:val="22"/>
              </w:rPr>
              <w:t>3</w:t>
            </w:r>
          </w:p>
        </w:tc>
      </w:tr>
      <w:tr w:rsidR="00645F23" w14:paraId="64662A0C" w14:textId="77777777">
        <w:tc>
          <w:tcPr>
            <w:tcW w:w="2880" w:type="dxa"/>
          </w:tcPr>
          <w:p w14:paraId="542B6BB2" w14:textId="77777777" w:rsidR="00645F23" w:rsidRDefault="00C93F97">
            <w:pPr>
              <w:pStyle w:val="Compact"/>
              <w:widowControl w:val="0"/>
              <w:rPr>
                <w:sz w:val="22"/>
                <w:szCs w:val="22"/>
              </w:rPr>
            </w:pPr>
            <w:r>
              <w:rPr>
                <w:sz w:val="22"/>
                <w:szCs w:val="22"/>
              </w:rPr>
              <w:t>St1 med.</w:t>
            </w:r>
          </w:p>
        </w:tc>
        <w:tc>
          <w:tcPr>
            <w:tcW w:w="1823" w:type="dxa"/>
          </w:tcPr>
          <w:p w14:paraId="20CF63A2" w14:textId="77777777" w:rsidR="00645F23" w:rsidRDefault="00C93F97">
            <w:pPr>
              <w:pStyle w:val="Compact"/>
              <w:widowControl w:val="0"/>
              <w:rPr>
                <w:sz w:val="22"/>
                <w:szCs w:val="22"/>
              </w:rPr>
            </w:pPr>
            <w:r>
              <w:rPr>
                <w:sz w:val="22"/>
                <w:szCs w:val="22"/>
              </w:rPr>
              <w:t>4</w:t>
            </w:r>
          </w:p>
        </w:tc>
        <w:tc>
          <w:tcPr>
            <w:tcW w:w="1992" w:type="dxa"/>
          </w:tcPr>
          <w:p w14:paraId="4F2DFAC5" w14:textId="77777777" w:rsidR="00645F23" w:rsidRDefault="00C93F97">
            <w:pPr>
              <w:pStyle w:val="Compact"/>
              <w:widowControl w:val="0"/>
              <w:rPr>
                <w:sz w:val="22"/>
                <w:szCs w:val="22"/>
              </w:rPr>
            </w:pPr>
            <w:r>
              <w:rPr>
                <w:sz w:val="22"/>
                <w:szCs w:val="22"/>
              </w:rPr>
              <w:t>5</w:t>
            </w:r>
          </w:p>
        </w:tc>
        <w:tc>
          <w:tcPr>
            <w:tcW w:w="1944" w:type="dxa"/>
          </w:tcPr>
          <w:p w14:paraId="31FA24E5" w14:textId="77777777" w:rsidR="00645F23" w:rsidRDefault="00C93F97">
            <w:pPr>
              <w:pStyle w:val="Compact"/>
              <w:widowControl w:val="0"/>
              <w:rPr>
                <w:sz w:val="22"/>
                <w:szCs w:val="22"/>
              </w:rPr>
            </w:pPr>
            <w:r>
              <w:rPr>
                <w:sz w:val="22"/>
                <w:szCs w:val="22"/>
              </w:rPr>
              <w:t>6</w:t>
            </w:r>
          </w:p>
        </w:tc>
      </w:tr>
      <w:tr w:rsidR="00645F23" w14:paraId="15E5019C" w14:textId="77777777">
        <w:tc>
          <w:tcPr>
            <w:tcW w:w="2880" w:type="dxa"/>
          </w:tcPr>
          <w:p w14:paraId="3E680BCA" w14:textId="77777777" w:rsidR="00645F23" w:rsidRDefault="00C93F97">
            <w:pPr>
              <w:pStyle w:val="Compact"/>
              <w:widowControl w:val="0"/>
              <w:rPr>
                <w:sz w:val="22"/>
                <w:szCs w:val="22"/>
              </w:rPr>
            </w:pPr>
            <w:r>
              <w:rPr>
                <w:sz w:val="22"/>
                <w:szCs w:val="22"/>
              </w:rPr>
              <w:t>St1 high</w:t>
            </w:r>
          </w:p>
        </w:tc>
        <w:tc>
          <w:tcPr>
            <w:tcW w:w="1823" w:type="dxa"/>
          </w:tcPr>
          <w:p w14:paraId="389920C5" w14:textId="77777777" w:rsidR="00645F23" w:rsidRDefault="00C93F97">
            <w:pPr>
              <w:pStyle w:val="Compact"/>
              <w:widowControl w:val="0"/>
              <w:rPr>
                <w:sz w:val="22"/>
                <w:szCs w:val="22"/>
              </w:rPr>
            </w:pPr>
            <w:r>
              <w:rPr>
                <w:sz w:val="22"/>
                <w:szCs w:val="22"/>
              </w:rPr>
              <w:t>7</w:t>
            </w:r>
          </w:p>
        </w:tc>
        <w:tc>
          <w:tcPr>
            <w:tcW w:w="1992" w:type="dxa"/>
          </w:tcPr>
          <w:p w14:paraId="658AFDFB" w14:textId="77777777" w:rsidR="00645F23" w:rsidRDefault="00C93F97">
            <w:pPr>
              <w:pStyle w:val="Compact"/>
              <w:widowControl w:val="0"/>
              <w:rPr>
                <w:sz w:val="22"/>
                <w:szCs w:val="22"/>
              </w:rPr>
            </w:pPr>
            <w:r>
              <w:rPr>
                <w:sz w:val="22"/>
                <w:szCs w:val="22"/>
              </w:rPr>
              <w:t>8</w:t>
            </w:r>
          </w:p>
        </w:tc>
        <w:tc>
          <w:tcPr>
            <w:tcW w:w="1944" w:type="dxa"/>
          </w:tcPr>
          <w:p w14:paraId="203E6CEA" w14:textId="77777777" w:rsidR="00645F23" w:rsidRDefault="00C93F97">
            <w:pPr>
              <w:pStyle w:val="Compact"/>
              <w:widowControl w:val="0"/>
              <w:rPr>
                <w:sz w:val="22"/>
                <w:szCs w:val="22"/>
              </w:rPr>
            </w:pPr>
            <w:r>
              <w:rPr>
                <w:sz w:val="22"/>
                <w:szCs w:val="22"/>
              </w:rPr>
              <w:t>9</w:t>
            </w:r>
          </w:p>
        </w:tc>
      </w:tr>
      <w:tr w:rsidR="00645F23" w14:paraId="5CFE6366" w14:textId="77777777">
        <w:tc>
          <w:tcPr>
            <w:tcW w:w="2880" w:type="dxa"/>
          </w:tcPr>
          <w:p w14:paraId="0D7B84C8" w14:textId="77777777" w:rsidR="00645F23" w:rsidRDefault="00C93F97">
            <w:pPr>
              <w:pStyle w:val="Compact"/>
              <w:widowControl w:val="0"/>
              <w:rPr>
                <w:sz w:val="22"/>
                <w:szCs w:val="22"/>
              </w:rPr>
            </w:pPr>
            <w:r>
              <w:rPr>
                <w:sz w:val="22"/>
                <w:szCs w:val="22"/>
              </w:rPr>
              <w:t>St2 low</w:t>
            </w:r>
          </w:p>
        </w:tc>
        <w:tc>
          <w:tcPr>
            <w:tcW w:w="1823" w:type="dxa"/>
          </w:tcPr>
          <w:p w14:paraId="56A1AE98" w14:textId="77777777" w:rsidR="00645F23" w:rsidRDefault="00C93F97">
            <w:pPr>
              <w:pStyle w:val="Compact"/>
              <w:widowControl w:val="0"/>
              <w:rPr>
                <w:sz w:val="22"/>
                <w:szCs w:val="22"/>
              </w:rPr>
            </w:pPr>
            <w:r>
              <w:rPr>
                <w:sz w:val="22"/>
                <w:szCs w:val="22"/>
              </w:rPr>
              <w:t>10</w:t>
            </w:r>
          </w:p>
        </w:tc>
        <w:tc>
          <w:tcPr>
            <w:tcW w:w="1992" w:type="dxa"/>
          </w:tcPr>
          <w:p w14:paraId="13B3D111" w14:textId="77777777" w:rsidR="00645F23" w:rsidRDefault="00C93F97">
            <w:pPr>
              <w:pStyle w:val="Compact"/>
              <w:widowControl w:val="0"/>
              <w:rPr>
                <w:sz w:val="22"/>
                <w:szCs w:val="22"/>
              </w:rPr>
            </w:pPr>
            <w:r>
              <w:rPr>
                <w:sz w:val="22"/>
                <w:szCs w:val="22"/>
              </w:rPr>
              <w:t>10</w:t>
            </w:r>
          </w:p>
        </w:tc>
        <w:tc>
          <w:tcPr>
            <w:tcW w:w="1944" w:type="dxa"/>
          </w:tcPr>
          <w:p w14:paraId="74683677" w14:textId="77777777" w:rsidR="00645F23" w:rsidRDefault="00C93F97">
            <w:pPr>
              <w:pStyle w:val="Compact"/>
              <w:widowControl w:val="0"/>
              <w:rPr>
                <w:sz w:val="22"/>
                <w:szCs w:val="22"/>
              </w:rPr>
            </w:pPr>
            <w:r>
              <w:rPr>
                <w:sz w:val="22"/>
                <w:szCs w:val="22"/>
              </w:rPr>
              <w:t>10</w:t>
            </w:r>
          </w:p>
        </w:tc>
      </w:tr>
      <w:tr w:rsidR="00645F23" w14:paraId="7749404E" w14:textId="77777777">
        <w:tc>
          <w:tcPr>
            <w:tcW w:w="2880" w:type="dxa"/>
          </w:tcPr>
          <w:p w14:paraId="263816C0" w14:textId="77777777" w:rsidR="00645F23" w:rsidRDefault="00C93F97">
            <w:pPr>
              <w:pStyle w:val="Compact"/>
              <w:widowControl w:val="0"/>
              <w:rPr>
                <w:sz w:val="22"/>
                <w:szCs w:val="22"/>
              </w:rPr>
            </w:pPr>
            <w:r>
              <w:rPr>
                <w:sz w:val="22"/>
                <w:szCs w:val="22"/>
              </w:rPr>
              <w:t>St2 med.</w:t>
            </w:r>
          </w:p>
        </w:tc>
        <w:tc>
          <w:tcPr>
            <w:tcW w:w="1823" w:type="dxa"/>
          </w:tcPr>
          <w:p w14:paraId="50CD7D4B" w14:textId="77777777" w:rsidR="00645F23" w:rsidRDefault="00C93F97">
            <w:pPr>
              <w:pStyle w:val="Compact"/>
              <w:widowControl w:val="0"/>
              <w:rPr>
                <w:sz w:val="22"/>
                <w:szCs w:val="22"/>
              </w:rPr>
            </w:pPr>
            <w:r>
              <w:rPr>
                <w:sz w:val="22"/>
                <w:szCs w:val="22"/>
              </w:rPr>
              <w:t>11</w:t>
            </w:r>
          </w:p>
        </w:tc>
        <w:tc>
          <w:tcPr>
            <w:tcW w:w="1992" w:type="dxa"/>
          </w:tcPr>
          <w:p w14:paraId="764C9344" w14:textId="77777777" w:rsidR="00645F23" w:rsidRDefault="00C93F97">
            <w:pPr>
              <w:pStyle w:val="Compact"/>
              <w:widowControl w:val="0"/>
              <w:rPr>
                <w:sz w:val="22"/>
                <w:szCs w:val="22"/>
              </w:rPr>
            </w:pPr>
            <w:r>
              <w:rPr>
                <w:sz w:val="22"/>
                <w:szCs w:val="22"/>
              </w:rPr>
              <w:t>11</w:t>
            </w:r>
          </w:p>
        </w:tc>
        <w:tc>
          <w:tcPr>
            <w:tcW w:w="1944" w:type="dxa"/>
          </w:tcPr>
          <w:p w14:paraId="72BA7C8E" w14:textId="77777777" w:rsidR="00645F23" w:rsidRDefault="00C93F97">
            <w:pPr>
              <w:pStyle w:val="Compact"/>
              <w:widowControl w:val="0"/>
              <w:rPr>
                <w:sz w:val="22"/>
                <w:szCs w:val="22"/>
              </w:rPr>
            </w:pPr>
            <w:r>
              <w:rPr>
                <w:sz w:val="22"/>
                <w:szCs w:val="22"/>
              </w:rPr>
              <w:t>11</w:t>
            </w:r>
          </w:p>
        </w:tc>
      </w:tr>
      <w:tr w:rsidR="00645F23" w14:paraId="652412E8" w14:textId="77777777">
        <w:tc>
          <w:tcPr>
            <w:tcW w:w="2880" w:type="dxa"/>
          </w:tcPr>
          <w:p w14:paraId="5034DFC1" w14:textId="77777777" w:rsidR="00645F23" w:rsidRDefault="00C93F97">
            <w:pPr>
              <w:pStyle w:val="Compact"/>
              <w:widowControl w:val="0"/>
              <w:rPr>
                <w:sz w:val="22"/>
                <w:szCs w:val="22"/>
              </w:rPr>
            </w:pPr>
            <w:r>
              <w:rPr>
                <w:sz w:val="22"/>
                <w:szCs w:val="22"/>
              </w:rPr>
              <w:t>St2 high</w:t>
            </w:r>
          </w:p>
        </w:tc>
        <w:tc>
          <w:tcPr>
            <w:tcW w:w="1823" w:type="dxa"/>
          </w:tcPr>
          <w:p w14:paraId="1778CCDA" w14:textId="77777777" w:rsidR="00645F23" w:rsidRDefault="00C93F97">
            <w:pPr>
              <w:pStyle w:val="Compact"/>
              <w:widowControl w:val="0"/>
              <w:rPr>
                <w:sz w:val="22"/>
                <w:szCs w:val="22"/>
              </w:rPr>
            </w:pPr>
            <w:r>
              <w:rPr>
                <w:sz w:val="22"/>
                <w:szCs w:val="22"/>
              </w:rPr>
              <w:t>12</w:t>
            </w:r>
          </w:p>
        </w:tc>
        <w:tc>
          <w:tcPr>
            <w:tcW w:w="1992" w:type="dxa"/>
          </w:tcPr>
          <w:p w14:paraId="10578397" w14:textId="77777777" w:rsidR="00645F23" w:rsidRDefault="00C93F97">
            <w:pPr>
              <w:pStyle w:val="Compact"/>
              <w:widowControl w:val="0"/>
              <w:rPr>
                <w:sz w:val="22"/>
                <w:szCs w:val="22"/>
              </w:rPr>
            </w:pPr>
            <w:r>
              <w:rPr>
                <w:sz w:val="22"/>
                <w:szCs w:val="22"/>
              </w:rPr>
              <w:t>12</w:t>
            </w:r>
          </w:p>
        </w:tc>
        <w:tc>
          <w:tcPr>
            <w:tcW w:w="1944" w:type="dxa"/>
          </w:tcPr>
          <w:p w14:paraId="085FFAC5" w14:textId="77777777" w:rsidR="00645F23" w:rsidRDefault="00C93F97">
            <w:pPr>
              <w:pStyle w:val="Compact"/>
              <w:widowControl w:val="0"/>
              <w:rPr>
                <w:sz w:val="22"/>
                <w:szCs w:val="22"/>
              </w:rPr>
            </w:pPr>
            <w:r>
              <w:rPr>
                <w:sz w:val="22"/>
                <w:szCs w:val="22"/>
              </w:rPr>
              <w:t>12</w:t>
            </w:r>
          </w:p>
        </w:tc>
      </w:tr>
      <w:tr w:rsidR="00645F23" w14:paraId="7641B35D" w14:textId="77777777">
        <w:tc>
          <w:tcPr>
            <w:tcW w:w="2880" w:type="dxa"/>
          </w:tcPr>
          <w:p w14:paraId="33F64917" w14:textId="77777777" w:rsidR="00645F23" w:rsidRDefault="00C93F97">
            <w:pPr>
              <w:pStyle w:val="Compact"/>
              <w:widowControl w:val="0"/>
              <w:rPr>
                <w:sz w:val="22"/>
                <w:szCs w:val="22"/>
              </w:rPr>
            </w:pPr>
            <w:r>
              <w:rPr>
                <w:sz w:val="22"/>
                <w:szCs w:val="22"/>
              </w:rPr>
              <w:t>St3 low</w:t>
            </w:r>
          </w:p>
        </w:tc>
        <w:tc>
          <w:tcPr>
            <w:tcW w:w="1823" w:type="dxa"/>
          </w:tcPr>
          <w:p w14:paraId="0A5EC609" w14:textId="77777777" w:rsidR="00645F23" w:rsidRDefault="00C93F97">
            <w:pPr>
              <w:pStyle w:val="Compact"/>
              <w:widowControl w:val="0"/>
              <w:rPr>
                <w:sz w:val="22"/>
                <w:szCs w:val="22"/>
              </w:rPr>
            </w:pPr>
            <w:r>
              <w:rPr>
                <w:sz w:val="22"/>
                <w:szCs w:val="22"/>
              </w:rPr>
              <w:t>13</w:t>
            </w:r>
          </w:p>
        </w:tc>
        <w:tc>
          <w:tcPr>
            <w:tcW w:w="1992" w:type="dxa"/>
          </w:tcPr>
          <w:p w14:paraId="70DFF01A" w14:textId="77777777" w:rsidR="00645F23" w:rsidRDefault="00C93F97">
            <w:pPr>
              <w:pStyle w:val="Compact"/>
              <w:widowControl w:val="0"/>
              <w:rPr>
                <w:sz w:val="22"/>
                <w:szCs w:val="22"/>
              </w:rPr>
            </w:pPr>
            <w:r>
              <w:rPr>
                <w:sz w:val="22"/>
                <w:szCs w:val="22"/>
              </w:rPr>
              <w:t>13</w:t>
            </w:r>
          </w:p>
        </w:tc>
        <w:tc>
          <w:tcPr>
            <w:tcW w:w="1944" w:type="dxa"/>
          </w:tcPr>
          <w:p w14:paraId="5A0B156C" w14:textId="77777777" w:rsidR="00645F23" w:rsidRDefault="00C93F97">
            <w:pPr>
              <w:pStyle w:val="Compact"/>
              <w:widowControl w:val="0"/>
              <w:rPr>
                <w:sz w:val="22"/>
                <w:szCs w:val="22"/>
              </w:rPr>
            </w:pPr>
            <w:r>
              <w:rPr>
                <w:sz w:val="22"/>
                <w:szCs w:val="22"/>
              </w:rPr>
              <w:t>13</w:t>
            </w:r>
          </w:p>
        </w:tc>
      </w:tr>
      <w:tr w:rsidR="00645F23" w14:paraId="15176567" w14:textId="77777777">
        <w:tc>
          <w:tcPr>
            <w:tcW w:w="2880" w:type="dxa"/>
          </w:tcPr>
          <w:p w14:paraId="518ADC89" w14:textId="77777777" w:rsidR="00645F23" w:rsidRDefault="00C93F97">
            <w:pPr>
              <w:pStyle w:val="Compact"/>
              <w:widowControl w:val="0"/>
              <w:rPr>
                <w:sz w:val="22"/>
                <w:szCs w:val="22"/>
              </w:rPr>
            </w:pPr>
            <w:r>
              <w:rPr>
                <w:sz w:val="22"/>
                <w:szCs w:val="22"/>
              </w:rPr>
              <w:t>St3 med.</w:t>
            </w:r>
          </w:p>
        </w:tc>
        <w:tc>
          <w:tcPr>
            <w:tcW w:w="1823" w:type="dxa"/>
          </w:tcPr>
          <w:p w14:paraId="573B6762" w14:textId="77777777" w:rsidR="00645F23" w:rsidRDefault="00C93F97">
            <w:pPr>
              <w:pStyle w:val="Compact"/>
              <w:widowControl w:val="0"/>
              <w:rPr>
                <w:sz w:val="22"/>
                <w:szCs w:val="22"/>
              </w:rPr>
            </w:pPr>
            <w:r>
              <w:rPr>
                <w:sz w:val="22"/>
                <w:szCs w:val="22"/>
              </w:rPr>
              <w:t>14</w:t>
            </w:r>
          </w:p>
        </w:tc>
        <w:tc>
          <w:tcPr>
            <w:tcW w:w="1992" w:type="dxa"/>
          </w:tcPr>
          <w:p w14:paraId="1CF9FEDC" w14:textId="77777777" w:rsidR="00645F23" w:rsidRDefault="00C93F97">
            <w:pPr>
              <w:pStyle w:val="Compact"/>
              <w:widowControl w:val="0"/>
              <w:rPr>
                <w:sz w:val="22"/>
                <w:szCs w:val="22"/>
              </w:rPr>
            </w:pPr>
            <w:r>
              <w:rPr>
                <w:sz w:val="22"/>
                <w:szCs w:val="22"/>
              </w:rPr>
              <w:t>14</w:t>
            </w:r>
          </w:p>
        </w:tc>
        <w:tc>
          <w:tcPr>
            <w:tcW w:w="1944" w:type="dxa"/>
          </w:tcPr>
          <w:p w14:paraId="3DB2F2BF" w14:textId="77777777" w:rsidR="00645F23" w:rsidRDefault="00C93F97">
            <w:pPr>
              <w:pStyle w:val="Compact"/>
              <w:widowControl w:val="0"/>
              <w:rPr>
                <w:sz w:val="22"/>
                <w:szCs w:val="22"/>
              </w:rPr>
            </w:pPr>
            <w:r>
              <w:rPr>
                <w:sz w:val="22"/>
                <w:szCs w:val="22"/>
              </w:rPr>
              <w:t>14</w:t>
            </w:r>
          </w:p>
        </w:tc>
      </w:tr>
      <w:tr w:rsidR="00645F23" w14:paraId="6FE2FDFC" w14:textId="77777777">
        <w:tc>
          <w:tcPr>
            <w:tcW w:w="2880" w:type="dxa"/>
          </w:tcPr>
          <w:p w14:paraId="3D99D5FE" w14:textId="77777777" w:rsidR="00645F23" w:rsidRDefault="00C93F97">
            <w:pPr>
              <w:pStyle w:val="Compact"/>
              <w:widowControl w:val="0"/>
              <w:rPr>
                <w:sz w:val="22"/>
                <w:szCs w:val="22"/>
              </w:rPr>
            </w:pPr>
            <w:r>
              <w:rPr>
                <w:sz w:val="22"/>
                <w:szCs w:val="22"/>
              </w:rPr>
              <w:t>St3 high</w:t>
            </w:r>
          </w:p>
        </w:tc>
        <w:tc>
          <w:tcPr>
            <w:tcW w:w="1823" w:type="dxa"/>
          </w:tcPr>
          <w:p w14:paraId="51B3463E" w14:textId="77777777" w:rsidR="00645F23" w:rsidRDefault="00C93F97">
            <w:pPr>
              <w:pStyle w:val="Compact"/>
              <w:widowControl w:val="0"/>
              <w:rPr>
                <w:sz w:val="22"/>
                <w:szCs w:val="22"/>
              </w:rPr>
            </w:pPr>
            <w:r>
              <w:rPr>
                <w:sz w:val="22"/>
                <w:szCs w:val="22"/>
              </w:rPr>
              <w:t>15</w:t>
            </w:r>
          </w:p>
        </w:tc>
        <w:tc>
          <w:tcPr>
            <w:tcW w:w="1992" w:type="dxa"/>
          </w:tcPr>
          <w:p w14:paraId="659A919C" w14:textId="77777777" w:rsidR="00645F23" w:rsidRDefault="00C93F97">
            <w:pPr>
              <w:pStyle w:val="Compact"/>
              <w:widowControl w:val="0"/>
              <w:rPr>
                <w:sz w:val="22"/>
                <w:szCs w:val="22"/>
              </w:rPr>
            </w:pPr>
            <w:r>
              <w:rPr>
                <w:sz w:val="22"/>
                <w:szCs w:val="22"/>
              </w:rPr>
              <w:t>15</w:t>
            </w:r>
          </w:p>
        </w:tc>
        <w:tc>
          <w:tcPr>
            <w:tcW w:w="1944" w:type="dxa"/>
          </w:tcPr>
          <w:p w14:paraId="75D10CBF" w14:textId="77777777" w:rsidR="00645F23" w:rsidRDefault="00C93F97">
            <w:pPr>
              <w:pStyle w:val="Compact"/>
              <w:widowControl w:val="0"/>
              <w:rPr>
                <w:sz w:val="22"/>
                <w:szCs w:val="22"/>
              </w:rPr>
            </w:pPr>
            <w:r>
              <w:rPr>
                <w:sz w:val="22"/>
                <w:szCs w:val="22"/>
              </w:rPr>
              <w:t>15</w:t>
            </w:r>
          </w:p>
        </w:tc>
      </w:tr>
      <w:tr w:rsidR="00645F23" w14:paraId="7FDFB243" w14:textId="77777777">
        <w:tc>
          <w:tcPr>
            <w:tcW w:w="2880" w:type="dxa"/>
          </w:tcPr>
          <w:p w14:paraId="72369D76" w14:textId="77777777" w:rsidR="00645F23" w:rsidRDefault="00C93F97">
            <w:pPr>
              <w:pStyle w:val="Compact"/>
              <w:widowControl w:val="0"/>
              <w:rPr>
                <w:sz w:val="22"/>
                <w:szCs w:val="22"/>
              </w:rPr>
            </w:pPr>
            <w:r>
              <w:rPr>
                <w:sz w:val="22"/>
                <w:szCs w:val="22"/>
              </w:rPr>
              <w:t>St4 low</w:t>
            </w:r>
          </w:p>
        </w:tc>
        <w:tc>
          <w:tcPr>
            <w:tcW w:w="1823" w:type="dxa"/>
          </w:tcPr>
          <w:p w14:paraId="3443ADE1" w14:textId="77777777" w:rsidR="00645F23" w:rsidRDefault="00C93F97">
            <w:pPr>
              <w:pStyle w:val="Compact"/>
              <w:widowControl w:val="0"/>
              <w:rPr>
                <w:sz w:val="22"/>
                <w:szCs w:val="22"/>
              </w:rPr>
            </w:pPr>
            <w:r>
              <w:rPr>
                <w:sz w:val="22"/>
                <w:szCs w:val="22"/>
              </w:rPr>
              <w:t>16</w:t>
            </w:r>
          </w:p>
        </w:tc>
        <w:tc>
          <w:tcPr>
            <w:tcW w:w="1992" w:type="dxa"/>
          </w:tcPr>
          <w:p w14:paraId="23726DE0" w14:textId="77777777" w:rsidR="00645F23" w:rsidRDefault="00C93F97">
            <w:pPr>
              <w:pStyle w:val="Compact"/>
              <w:widowControl w:val="0"/>
              <w:rPr>
                <w:sz w:val="22"/>
                <w:szCs w:val="22"/>
              </w:rPr>
            </w:pPr>
            <w:r>
              <w:rPr>
                <w:sz w:val="22"/>
                <w:szCs w:val="22"/>
              </w:rPr>
              <w:t>17</w:t>
            </w:r>
          </w:p>
        </w:tc>
        <w:tc>
          <w:tcPr>
            <w:tcW w:w="1944" w:type="dxa"/>
          </w:tcPr>
          <w:p w14:paraId="77EDFBBE" w14:textId="77777777" w:rsidR="00645F23" w:rsidRDefault="00C93F97">
            <w:pPr>
              <w:pStyle w:val="Compact"/>
              <w:widowControl w:val="0"/>
              <w:rPr>
                <w:sz w:val="22"/>
                <w:szCs w:val="22"/>
              </w:rPr>
            </w:pPr>
            <w:r>
              <w:rPr>
                <w:sz w:val="22"/>
                <w:szCs w:val="22"/>
              </w:rPr>
              <w:t>18</w:t>
            </w:r>
          </w:p>
        </w:tc>
      </w:tr>
      <w:tr w:rsidR="00645F23" w14:paraId="7FD577BB" w14:textId="77777777">
        <w:tc>
          <w:tcPr>
            <w:tcW w:w="2880" w:type="dxa"/>
          </w:tcPr>
          <w:p w14:paraId="43C6B97D" w14:textId="77777777" w:rsidR="00645F23" w:rsidRDefault="00C93F97">
            <w:pPr>
              <w:pStyle w:val="Compact"/>
              <w:widowControl w:val="0"/>
              <w:rPr>
                <w:sz w:val="22"/>
                <w:szCs w:val="22"/>
              </w:rPr>
            </w:pPr>
            <w:r>
              <w:rPr>
                <w:sz w:val="22"/>
                <w:szCs w:val="22"/>
              </w:rPr>
              <w:t>St4 med.</w:t>
            </w:r>
          </w:p>
        </w:tc>
        <w:tc>
          <w:tcPr>
            <w:tcW w:w="1823" w:type="dxa"/>
          </w:tcPr>
          <w:p w14:paraId="39C6C1B5" w14:textId="77777777" w:rsidR="00645F23" w:rsidRDefault="00C93F97">
            <w:pPr>
              <w:pStyle w:val="Compact"/>
              <w:widowControl w:val="0"/>
              <w:rPr>
                <w:sz w:val="22"/>
                <w:szCs w:val="22"/>
              </w:rPr>
            </w:pPr>
            <w:r>
              <w:rPr>
                <w:sz w:val="22"/>
                <w:szCs w:val="22"/>
              </w:rPr>
              <w:t>19</w:t>
            </w:r>
          </w:p>
        </w:tc>
        <w:tc>
          <w:tcPr>
            <w:tcW w:w="1992" w:type="dxa"/>
          </w:tcPr>
          <w:p w14:paraId="190219AB" w14:textId="77777777" w:rsidR="00645F23" w:rsidRDefault="00C93F97">
            <w:pPr>
              <w:pStyle w:val="Compact"/>
              <w:widowControl w:val="0"/>
              <w:rPr>
                <w:sz w:val="22"/>
                <w:szCs w:val="22"/>
              </w:rPr>
            </w:pPr>
            <w:r>
              <w:rPr>
                <w:sz w:val="22"/>
                <w:szCs w:val="22"/>
              </w:rPr>
              <w:t>20</w:t>
            </w:r>
          </w:p>
        </w:tc>
        <w:tc>
          <w:tcPr>
            <w:tcW w:w="1944" w:type="dxa"/>
          </w:tcPr>
          <w:p w14:paraId="009F7198" w14:textId="77777777" w:rsidR="00645F23" w:rsidRDefault="00C93F97">
            <w:pPr>
              <w:pStyle w:val="Compact"/>
              <w:widowControl w:val="0"/>
              <w:rPr>
                <w:sz w:val="22"/>
                <w:szCs w:val="22"/>
              </w:rPr>
            </w:pPr>
            <w:r>
              <w:rPr>
                <w:sz w:val="22"/>
                <w:szCs w:val="22"/>
              </w:rPr>
              <w:t>21</w:t>
            </w:r>
          </w:p>
        </w:tc>
      </w:tr>
      <w:tr w:rsidR="00645F23" w14:paraId="34CC3127" w14:textId="77777777">
        <w:tc>
          <w:tcPr>
            <w:tcW w:w="2880" w:type="dxa"/>
          </w:tcPr>
          <w:p w14:paraId="3B5F44E2" w14:textId="77777777" w:rsidR="00645F23" w:rsidRDefault="00C93F97">
            <w:pPr>
              <w:pStyle w:val="Compact"/>
              <w:widowControl w:val="0"/>
              <w:rPr>
                <w:sz w:val="22"/>
                <w:szCs w:val="22"/>
              </w:rPr>
            </w:pPr>
            <w:r>
              <w:rPr>
                <w:sz w:val="22"/>
                <w:szCs w:val="22"/>
              </w:rPr>
              <w:t>St4 high</w:t>
            </w:r>
          </w:p>
        </w:tc>
        <w:tc>
          <w:tcPr>
            <w:tcW w:w="1823" w:type="dxa"/>
          </w:tcPr>
          <w:p w14:paraId="50E27289" w14:textId="77777777" w:rsidR="00645F23" w:rsidRDefault="00C93F97">
            <w:pPr>
              <w:pStyle w:val="Compact"/>
              <w:widowControl w:val="0"/>
              <w:rPr>
                <w:sz w:val="22"/>
                <w:szCs w:val="22"/>
              </w:rPr>
            </w:pPr>
            <w:r>
              <w:rPr>
                <w:sz w:val="22"/>
                <w:szCs w:val="22"/>
              </w:rPr>
              <w:t>22</w:t>
            </w:r>
          </w:p>
        </w:tc>
        <w:tc>
          <w:tcPr>
            <w:tcW w:w="1992" w:type="dxa"/>
          </w:tcPr>
          <w:p w14:paraId="1A50C2D8" w14:textId="77777777" w:rsidR="00645F23" w:rsidRDefault="00C93F97">
            <w:pPr>
              <w:pStyle w:val="Compact"/>
              <w:widowControl w:val="0"/>
              <w:rPr>
                <w:sz w:val="22"/>
                <w:szCs w:val="22"/>
              </w:rPr>
            </w:pPr>
            <w:r>
              <w:rPr>
                <w:sz w:val="22"/>
                <w:szCs w:val="22"/>
              </w:rPr>
              <w:t>22</w:t>
            </w:r>
          </w:p>
        </w:tc>
        <w:tc>
          <w:tcPr>
            <w:tcW w:w="1944" w:type="dxa"/>
          </w:tcPr>
          <w:p w14:paraId="274FA07A" w14:textId="77777777" w:rsidR="00645F23" w:rsidRDefault="00C93F97">
            <w:pPr>
              <w:pStyle w:val="Compact"/>
              <w:widowControl w:val="0"/>
              <w:rPr>
                <w:sz w:val="22"/>
                <w:szCs w:val="22"/>
              </w:rPr>
            </w:pPr>
            <w:r>
              <w:rPr>
                <w:sz w:val="22"/>
                <w:szCs w:val="22"/>
              </w:rPr>
              <w:t>22</w:t>
            </w:r>
          </w:p>
        </w:tc>
      </w:tr>
    </w:tbl>
    <w:p w14:paraId="18866DED" w14:textId="77777777" w:rsidR="00645F23" w:rsidRDefault="00C93F97">
      <w:pPr>
        <w:pStyle w:val="BodyText"/>
      </w:pPr>
      <w:r>
        <w:t xml:space="preserve"> </w:t>
      </w:r>
    </w:p>
    <w:p w14:paraId="7833DEE2" w14:textId="77777777" w:rsidR="00645F23" w:rsidRDefault="00C93F97">
      <w:pPr>
        <w:pStyle w:val="BodyText"/>
      </w:pPr>
      <w:r>
        <w:t xml:space="preserve">At this point, the user might want to finalise the LPD calculation avoiding the second part of the methodology proposed by </w:t>
      </w:r>
      <w:proofErr w:type="spellStart"/>
      <w:r>
        <w:t>Ivits</w:t>
      </w:r>
      <w:proofErr w:type="spellEnd"/>
      <w:r>
        <w:t xml:space="preserve"> and Cherlet (2013), which is the Current Status </w:t>
      </w:r>
      <w:r>
        <w:lastRenderedPageBreak/>
        <w:t xml:space="preserve">Map of Land Productivity. To do this, the function </w:t>
      </w:r>
      <w:proofErr w:type="spellStart"/>
      <w:r>
        <w:rPr>
          <w:i/>
          <w:iCs/>
        </w:rPr>
        <w:t>LPD_CombAssess</w:t>
      </w:r>
      <w:proofErr w:type="spellEnd"/>
      <w:r>
        <w:t xml:space="preserve"> (see further explanations in the respective subsection below) can be called to reclassify the 22-class Long-Term Change Map into the final 5 classes of </w:t>
      </w:r>
      <w:del w:id="174" w:author="Xavier Rotllan-Puig" w:date="2021-09-21T12:53:00Z">
        <w:r>
          <w:delText>LPD</w:delText>
        </w:r>
      </w:del>
      <w:ins w:id="175" w:author="Xavier Rotllan-Puig" w:date="2021-09-21T12:53:00Z">
        <w:r>
          <w:t>land productivity dynamics</w:t>
        </w:r>
      </w:ins>
      <w:r>
        <w:t>.</w:t>
      </w:r>
    </w:p>
    <w:p w14:paraId="78FA705F" w14:textId="77777777" w:rsidR="00645F23" w:rsidRDefault="00C93F97">
      <w:pPr>
        <w:pStyle w:val="Heading1"/>
      </w:pPr>
      <w:bookmarkStart w:id="176" w:name="current-status-map-of-land-productivity"/>
      <w:r>
        <w:t>Current Status Map of land productivity</w:t>
      </w:r>
      <w:bookmarkEnd w:id="176"/>
    </w:p>
    <w:p w14:paraId="3AB5D87C" w14:textId="77777777" w:rsidR="00645F23" w:rsidRDefault="00C93F97">
      <w:pPr>
        <w:pStyle w:val="FirstParagraph"/>
      </w:pPr>
      <w:r>
        <w:t xml:space="preserve">The Land Productivity Dynamics indicator is composed of two base layers: </w:t>
      </w:r>
      <w:proofErr w:type="gramStart"/>
      <w:r>
        <w:t>the</w:t>
      </w:r>
      <w:proofErr w:type="gramEnd"/>
      <w:r>
        <w:t xml:space="preserve"> Long-Term Change Map of Land Productivity and the Current Status Map of Land Productivity (as shown in Figure 1). After the long-term productivity dynamics described previously (i.e. Long-Term Change Map) is calculated, the second source of information needed is the current level of land productivity. For this purpose, a Local Net Scaling approach is implemented (Prince, 2009). Such approach estimates the level of land productivity of each pixel relative to its neighbours with similar characteristics of their land functions. In other words, it calculates the potential level of productivity of each pixel within a homogeneous land unit. The Current Status Map may help, for instance, to identify areas which, although having a positive trend of productivity over time, their levels of current productivity are low relative to the pixels in the same homogeneous land unit and, thus, they might be still suffering land degradation (Sims et al., 2017). A first step for the calculation of the Current Status Map, therefore, is the derivation of the homogeneous land units across the area of study.</w:t>
      </w:r>
    </w:p>
    <w:p w14:paraId="6D3EDD25" w14:textId="77777777" w:rsidR="00645F23" w:rsidRDefault="00C93F97">
      <w:pPr>
        <w:pStyle w:val="Heading2"/>
      </w:pPr>
      <w:bookmarkStart w:id="177" w:name="ecosystem-functional-types-efts"/>
      <w:r>
        <w:t>Ecosystem Functional Types (EFTs)</w:t>
      </w:r>
      <w:bookmarkEnd w:id="177"/>
    </w:p>
    <w:p w14:paraId="1FB6B4F4" w14:textId="77777777" w:rsidR="00645F23" w:rsidRDefault="00C93F97">
      <w:pPr>
        <w:pStyle w:val="FirstParagraph"/>
      </w:pPr>
      <w:r>
        <w:t xml:space="preserve">The methodology implemented in </w:t>
      </w:r>
      <w:proofErr w:type="spellStart"/>
      <w:r>
        <w:rPr>
          <w:i/>
          <w:iCs/>
        </w:rPr>
        <w:t>LPDynR</w:t>
      </w:r>
      <w:proofErr w:type="spellEnd"/>
      <w:r>
        <w:t xml:space="preserve"> to derive homogeneous land units, or Ecosystem Functional Types (EFTs), is adapted from </w:t>
      </w:r>
      <w:proofErr w:type="spellStart"/>
      <w:r>
        <w:t>Ivits</w:t>
      </w:r>
      <w:proofErr w:type="spellEnd"/>
      <w:r>
        <w:t xml:space="preserve">, Cherlet, </w:t>
      </w:r>
      <w:proofErr w:type="spellStart"/>
      <w:r>
        <w:t>Horion</w:t>
      </w:r>
      <w:proofErr w:type="spellEnd"/>
      <w:r>
        <w:t xml:space="preserve"> et al. (2013). </w:t>
      </w:r>
      <w:r>
        <w:lastRenderedPageBreak/>
        <w:t>It is basically a clustering process which uses, in this case, phenological and productivity variables to create the ecosystem functional groups. Among the different unsupervised clustering techniques available for data grouping, K-means has been chosen. K-means is widely used in data science mainly due to its relative simplicity of implementation and interpretation.</w:t>
      </w:r>
    </w:p>
    <w:p w14:paraId="3F48A652" w14:textId="77777777" w:rsidR="00645F23" w:rsidRDefault="00C93F97">
      <w:pPr>
        <w:pStyle w:val="BodyText"/>
      </w:pPr>
      <w:r>
        <w:t xml:space="preserve">Originally, the unsupervised classification was performed after a three-steps pre-processing of the phenology and productivity variables (see Chapter 3, Dataset preparation): (1) removing highly correlated variables to avoid multicollinearity; (2) a first Principal Component Analysis (PCA) to select the optimal number of PCs and their associated variables showing the highest loadings; and (3) a final PCA to clearly associate each PC with one variable. However, test runs in this study (see Supplementary Material S1) have shown that the final LPD indicator does not differ significantly when it is derived using the raw phenological/productivity variables. Therefore, although the two-PCAs step is also implemented in </w:t>
      </w:r>
      <w:proofErr w:type="spellStart"/>
      <w:r>
        <w:rPr>
          <w:i/>
          <w:iCs/>
        </w:rPr>
        <w:t>LPDynR</w:t>
      </w:r>
      <w:proofErr w:type="spellEnd"/>
      <w:r>
        <w:t>, only the removing of highly correlated variables (e.g. |r| &gt; 0.7) is recommended before running the k-means clustering.</w:t>
      </w:r>
    </w:p>
    <w:p w14:paraId="61215BAC" w14:textId="77777777" w:rsidR="00645F23" w:rsidRDefault="00C93F97">
      <w:pPr>
        <w:pStyle w:val="BodyText"/>
      </w:pPr>
      <w:r>
        <w:t xml:space="preserve">In order to check for multicollinearity among the variables, the function </w:t>
      </w:r>
      <w:proofErr w:type="spellStart"/>
      <w:r>
        <w:rPr>
          <w:i/>
          <w:iCs/>
        </w:rPr>
        <w:t>rm_</w:t>
      </w:r>
      <w:proofErr w:type="gramStart"/>
      <w:r>
        <w:rPr>
          <w:i/>
          <w:iCs/>
        </w:rPr>
        <w:t>multicol</w:t>
      </w:r>
      <w:proofErr w:type="spellEnd"/>
      <w:r>
        <w:rPr>
          <w:i/>
          <w:iCs/>
        </w:rPr>
        <w:t>(</w:t>
      </w:r>
      <w:proofErr w:type="gramEnd"/>
      <w:r>
        <w:rPr>
          <w:i/>
          <w:iCs/>
        </w:rPr>
        <w:t>)</w:t>
      </w:r>
      <w:r>
        <w:t xml:space="preserve"> first calculates their averages among the years of the time series. Then, the process internally runs the function </w:t>
      </w:r>
      <w:proofErr w:type="spellStart"/>
      <w:proofErr w:type="gramStart"/>
      <w:r>
        <w:rPr>
          <w:i/>
          <w:iCs/>
        </w:rPr>
        <w:t>removeCollinearity</w:t>
      </w:r>
      <w:proofErr w:type="spellEnd"/>
      <w:r>
        <w:rPr>
          <w:i/>
          <w:iCs/>
        </w:rPr>
        <w:t>(</w:t>
      </w:r>
      <w:proofErr w:type="gramEnd"/>
      <w:r>
        <w:rPr>
          <w:i/>
          <w:iCs/>
        </w:rPr>
        <w:t>)</w:t>
      </w:r>
      <w:r>
        <w:t xml:space="preserve"> from the package </w:t>
      </w:r>
      <w:proofErr w:type="spellStart"/>
      <w:r>
        <w:rPr>
          <w:i/>
          <w:iCs/>
        </w:rPr>
        <w:t>virtualspecies</w:t>
      </w:r>
      <w:proofErr w:type="spellEnd"/>
      <w:r>
        <w:rPr>
          <w:iCs/>
        </w:rPr>
        <w:t xml:space="preserve"> (Leroy et al., 2016)</w:t>
      </w:r>
      <w:r>
        <w:t xml:space="preserve">. This function allows the user to set up the minimum Pearson’s correlation absolute value, which can be modified by passing the argument </w:t>
      </w:r>
      <w:proofErr w:type="spellStart"/>
      <w:r>
        <w:rPr>
          <w:i/>
        </w:rPr>
        <w:t>multicol_cutoff</w:t>
      </w:r>
      <w:proofErr w:type="spellEnd"/>
      <w:r>
        <w:t xml:space="preserve">. It is established to be r = 0.7 as default. A subset of random points of the data set can be used for the calculation of the correlation coefficient in case the </w:t>
      </w:r>
      <w:proofErr w:type="spellStart"/>
      <w:r>
        <w:t>rasters</w:t>
      </w:r>
      <w:proofErr w:type="spellEnd"/>
      <w:r>
        <w:t xml:space="preserve"> have a large number of pixels and the user wants to speed up the process. The default number of randomly </w:t>
      </w:r>
      <w:r>
        <w:lastRenderedPageBreak/>
        <w:t xml:space="preserve">selected points is 10% of total pixels in the raster. However, the number of points can be selected by passing </w:t>
      </w:r>
      <w:proofErr w:type="spellStart"/>
      <w:proofErr w:type="gramStart"/>
      <w:r>
        <w:rPr>
          <w:i/>
        </w:rPr>
        <w:t>sample.points</w:t>
      </w:r>
      <w:proofErr w:type="spellEnd"/>
      <w:proofErr w:type="gramEnd"/>
      <w:r>
        <w:rPr>
          <w:i/>
        </w:rPr>
        <w:t xml:space="preserve"> = FALSE</w:t>
      </w:r>
      <w:r>
        <w:t xml:space="preserve"> and </w:t>
      </w:r>
      <w:proofErr w:type="spellStart"/>
      <w:r>
        <w:rPr>
          <w:i/>
        </w:rPr>
        <w:t>nb.points</w:t>
      </w:r>
      <w:proofErr w:type="spellEnd"/>
      <w:r>
        <w:t xml:space="preserve"> equal to the required amount of points.  Finally, the function automatically creates a multi band raster where each band corresponds to one randomly selected variable of each group of correlation. In addition, a dendrogram to visualize the groups of intercorrelated variables can be plotted if the user wants to, although not by default. For the present case study, which was run with five variables, the dendrogram produced can be seen in Supplementary Material S2. At the cut-off value of r = 0.7, three groups of intercorrelated variables were found and one variable of each group was selected to continue with the analysis (i.e. C</w:t>
      </w:r>
      <w:ins w:id="178" w:author="Xavier Rotllan-Puig" w:date="2021-09-21T13:09:00Z">
        <w:r>
          <w:t>yclic fraction</w:t>
        </w:r>
      </w:ins>
      <w:del w:id="179" w:author="Xavier Rotllan-Puig" w:date="2021-09-21T13:09:00Z">
        <w:r>
          <w:delText>F</w:delText>
        </w:r>
      </w:del>
      <w:r>
        <w:t>, S</w:t>
      </w:r>
      <w:ins w:id="180" w:author="Xavier Rotllan-Puig" w:date="2021-09-21T13:09:00Z">
        <w:r>
          <w:t xml:space="preserve">eason </w:t>
        </w:r>
      </w:ins>
      <w:del w:id="181" w:author="Xavier Rotllan-Puig" w:date="2021-09-21T13:09:00Z">
        <w:r>
          <w:delText>E</w:delText>
        </w:r>
      </w:del>
      <w:ins w:id="182" w:author="Xavier Rotllan-Puig" w:date="2021-09-21T13:09:00Z">
        <w:del w:id="183" w:author="michael cherlet" w:date="2021-10-26T17:35:00Z">
          <w:r w:rsidDel="00CB38DF">
            <w:delText>d</w:delText>
          </w:r>
        </w:del>
        <w:r>
          <w:t>end day</w:t>
        </w:r>
      </w:ins>
      <w:r>
        <w:t xml:space="preserve"> and S</w:t>
      </w:r>
      <w:ins w:id="184" w:author="Xavier Rotllan-Puig" w:date="2021-09-21T13:09:00Z">
        <w:r>
          <w:t>eason length</w:t>
        </w:r>
      </w:ins>
      <w:del w:id="185" w:author="Xavier Rotllan-Puig" w:date="2021-09-21T13:09:00Z">
        <w:r>
          <w:delText>L</w:delText>
        </w:r>
      </w:del>
      <w:r>
        <w:t>).</w:t>
      </w:r>
    </w:p>
    <w:p w14:paraId="57C6C50D" w14:textId="77777777" w:rsidR="00645F23" w:rsidRDefault="00C93F97">
      <w:pPr>
        <w:pStyle w:val="BodyText"/>
      </w:pPr>
      <w:r>
        <w:t xml:space="preserve">In case the user would like to run the two-PCAs steps, both the first “screening PCA”, which is done over the uncorrelated variables, and the “final PCA” are subsequently performed with the same function </w:t>
      </w:r>
      <w:r>
        <w:rPr>
          <w:i/>
          <w:iCs/>
        </w:rPr>
        <w:t>PCAs4</w:t>
      </w:r>
      <w:proofErr w:type="gramStart"/>
      <w:r>
        <w:rPr>
          <w:i/>
          <w:iCs/>
        </w:rPr>
        <w:t>clust(</w:t>
      </w:r>
      <w:proofErr w:type="gramEnd"/>
      <w:r>
        <w:rPr>
          <w:i/>
          <w:iCs/>
        </w:rPr>
        <w:t>)</w:t>
      </w:r>
      <w:r>
        <w:t>. In order to know the optimal number of variables to be used in the “final PCA”, a threshold of cumulative variance of the PCs is implemented. This threshold is established to be 0.9, i.e. 90% of the variance of the variables explained, as default.</w:t>
      </w:r>
    </w:p>
    <w:p w14:paraId="7F826F51" w14:textId="77777777" w:rsidR="00645F23" w:rsidRDefault="00C93F97">
      <w:pPr>
        <w:pStyle w:val="BodyText"/>
      </w:pPr>
      <w:r>
        <w:t xml:space="preserve">Finally, the clustering algorithm can be run over either the selected PCs or the uncorrelated raw (phenology and productivity) variables using the function </w:t>
      </w:r>
      <w:proofErr w:type="spellStart"/>
      <w:r>
        <w:rPr>
          <w:i/>
          <w:iCs/>
        </w:rPr>
        <w:t>EFT_</w:t>
      </w:r>
      <w:proofErr w:type="gramStart"/>
      <w:r>
        <w:rPr>
          <w:i/>
          <w:iCs/>
        </w:rPr>
        <w:t>clust</w:t>
      </w:r>
      <w:proofErr w:type="spellEnd"/>
      <w:r>
        <w:rPr>
          <w:i/>
          <w:iCs/>
        </w:rPr>
        <w:t>(</w:t>
      </w:r>
      <w:proofErr w:type="gramEnd"/>
      <w:r>
        <w:rPr>
          <w:i/>
          <w:iCs/>
        </w:rPr>
        <w:t>)</w:t>
      </w:r>
      <w:r>
        <w:t xml:space="preserve">. This function uses </w:t>
      </w:r>
      <w:proofErr w:type="spellStart"/>
      <w:proofErr w:type="gramStart"/>
      <w:r>
        <w:rPr>
          <w:i/>
          <w:iCs/>
        </w:rPr>
        <w:t>kmeans</w:t>
      </w:r>
      <w:proofErr w:type="spellEnd"/>
      <w:r>
        <w:rPr>
          <w:i/>
          <w:iCs/>
        </w:rPr>
        <w:t>(</w:t>
      </w:r>
      <w:proofErr w:type="gramEnd"/>
      <w:r>
        <w:rPr>
          <w:i/>
          <w:iCs/>
        </w:rPr>
        <w:t>)</w:t>
      </w:r>
      <w:r>
        <w:t xml:space="preserve"> from the package </w:t>
      </w:r>
      <w:r>
        <w:rPr>
          <w:i/>
          <w:iCs/>
        </w:rPr>
        <w:t>stats</w:t>
      </w:r>
      <w:r>
        <w:t xml:space="preserve">. K-means is an iterative unsupervised method, one of the main limitations being that it is not able to optimize the number of clusters by itself. Instead, the optimal number of clusters needs to be determined by the user. In the </w:t>
      </w:r>
      <w:proofErr w:type="spellStart"/>
      <w:r>
        <w:rPr>
          <w:i/>
          <w:iCs/>
        </w:rPr>
        <w:t>LPDynR</w:t>
      </w:r>
      <w:proofErr w:type="spellEnd"/>
      <w:r>
        <w:t xml:space="preserve"> package, the optimal number of clusters can be determined using the “scree-plot method”. This method is implemented with the function </w:t>
      </w:r>
      <w:proofErr w:type="spellStart"/>
      <w:r>
        <w:rPr>
          <w:i/>
          <w:iCs/>
        </w:rPr>
        <w:t>clust_</w:t>
      </w:r>
      <w:proofErr w:type="gramStart"/>
      <w:r>
        <w:rPr>
          <w:i/>
          <w:iCs/>
        </w:rPr>
        <w:t>optim</w:t>
      </w:r>
      <w:proofErr w:type="spellEnd"/>
      <w:r>
        <w:rPr>
          <w:i/>
          <w:iCs/>
        </w:rPr>
        <w:t>(</w:t>
      </w:r>
      <w:proofErr w:type="gramEnd"/>
      <w:r>
        <w:rPr>
          <w:i/>
          <w:iCs/>
        </w:rPr>
        <w:t>)</w:t>
      </w:r>
      <w:r>
        <w:t xml:space="preserve"> and it </w:t>
      </w:r>
      <w:r>
        <w:lastRenderedPageBreak/>
        <w:t xml:space="preserve">is based on running several K-means clustering with different number of clusters each, in order to assess how the quality of the models change with the number of clusters. Then, a plot is produced with the number of clusters in the x-axis and the total within-cluster sum of squares in the y-axis. A break line, the so-called “elbow”, indicates the number of clusters where the quality of the model no longer improves substantially as the number of clusters (model complexity) increases. In the present study the clustering was run with ten different number of clusters (5 to 50, with the increment of 5) to give a good amount of points to plot the curve, and the maximum number of iterations was set to 10 (see the plot produced in Supplementary Material Figure S3.1). </w:t>
      </w:r>
    </w:p>
    <w:p w14:paraId="49F57055" w14:textId="77777777" w:rsidR="00645F23" w:rsidRDefault="00C93F97">
      <w:pPr>
        <w:pStyle w:val="BodyText"/>
      </w:pPr>
      <w:r>
        <w:t>The “scree plot” method undoubtedly has some level of subjectivity, as the user decides where the curve flattens enough for the appropriate number of clusters. Alternatively, to remove such subjectivity, several numerical methods exist to calculate the optimal number of clusters, although they take also some statistical assumptions. These methods might be explored in the future if a higher level of accuracy is believed to be necessary or if the process shall be performed without user intervention. In addition, other hierarchical clustering methods could be explored in order to avoid calculating the optimal number of clusters beforehand, although previous tests run with ISODATA have been shown to be highly resource demanding, especially in terms of computing time.</w:t>
      </w:r>
    </w:p>
    <w:p w14:paraId="67E35B19" w14:textId="77777777" w:rsidR="00645F23" w:rsidRDefault="00C93F97">
      <w:pPr>
        <w:pStyle w:val="BodyText"/>
      </w:pPr>
      <w:r>
        <w:t xml:space="preserve">Once the optimal number of clusters is estimated, the final clustering is run with the function </w:t>
      </w:r>
      <w:proofErr w:type="spellStart"/>
      <w:r>
        <w:rPr>
          <w:i/>
          <w:iCs/>
        </w:rPr>
        <w:t>EFT_</w:t>
      </w:r>
      <w:proofErr w:type="gramStart"/>
      <w:r>
        <w:rPr>
          <w:i/>
          <w:iCs/>
        </w:rPr>
        <w:t>clust</w:t>
      </w:r>
      <w:proofErr w:type="spellEnd"/>
      <w:r>
        <w:rPr>
          <w:i/>
          <w:iCs/>
        </w:rPr>
        <w:t>(</w:t>
      </w:r>
      <w:proofErr w:type="gramEnd"/>
      <w:r>
        <w:rPr>
          <w:i/>
          <w:iCs/>
        </w:rPr>
        <w:t xml:space="preserve">) </w:t>
      </w:r>
      <w:r>
        <w:t xml:space="preserve">using the defined number of clusters and passed with the argument </w:t>
      </w:r>
      <w:proofErr w:type="spellStart"/>
      <w:r>
        <w:rPr>
          <w:i/>
        </w:rPr>
        <w:t>n_clust</w:t>
      </w:r>
      <w:proofErr w:type="spellEnd"/>
      <w:r>
        <w:t xml:space="preserve">. Other parameters which can be passed to the function </w:t>
      </w:r>
      <w:proofErr w:type="spellStart"/>
      <w:r>
        <w:rPr>
          <w:i/>
          <w:iCs/>
        </w:rPr>
        <w:t>EFT_clust</w:t>
      </w:r>
      <w:proofErr w:type="spellEnd"/>
      <w:r>
        <w:rPr>
          <w:i/>
          <w:iCs/>
        </w:rPr>
        <w:t>()</w:t>
      </w:r>
      <w:r>
        <w:t xml:space="preserve"> are those that will be passed to </w:t>
      </w:r>
      <w:r>
        <w:rPr>
          <w:i/>
        </w:rPr>
        <w:t>stats::</w:t>
      </w:r>
      <w:proofErr w:type="spellStart"/>
      <w:r>
        <w:rPr>
          <w:i/>
        </w:rPr>
        <w:t>kmeans</w:t>
      </w:r>
      <w:proofErr w:type="spellEnd"/>
      <w:r>
        <w:rPr>
          <w:i/>
        </w:rPr>
        <w:t>()</w:t>
      </w:r>
      <w:r>
        <w:t xml:space="preserve">, such as </w:t>
      </w:r>
      <w:proofErr w:type="spellStart"/>
      <w:r>
        <w:rPr>
          <w:i/>
        </w:rPr>
        <w:t>nstart</w:t>
      </w:r>
      <w:proofErr w:type="spellEnd"/>
      <w:r>
        <w:t xml:space="preserve">, </w:t>
      </w:r>
      <w:proofErr w:type="spellStart"/>
      <w:r>
        <w:rPr>
          <w:i/>
        </w:rPr>
        <w:t>iter.max</w:t>
      </w:r>
      <w:proofErr w:type="spellEnd"/>
      <w:r>
        <w:t xml:space="preserve"> or </w:t>
      </w:r>
      <w:r>
        <w:rPr>
          <w:i/>
        </w:rPr>
        <w:t>algorithm</w:t>
      </w:r>
      <w:r>
        <w:t xml:space="preserve"> (see </w:t>
      </w:r>
      <w:hyperlink r:id="rId18">
        <w:r>
          <w:rPr>
            <w:rStyle w:val="Hyperlink"/>
          </w:rPr>
          <w:t>https://stat.ethz.ch/R-manual/R-devel/library/stats/html/kmeans.html</w:t>
        </w:r>
      </w:hyperlink>
      <w:r>
        <w:t xml:space="preserve"> for further </w:t>
      </w:r>
      <w:r>
        <w:lastRenderedPageBreak/>
        <w:t>information)</w:t>
      </w:r>
      <w:r>
        <w:rPr>
          <w:i/>
        </w:rPr>
        <w:t>.</w:t>
      </w:r>
      <w:r>
        <w:t xml:space="preserve"> It is important to note that when setting the argument </w:t>
      </w:r>
      <w:proofErr w:type="spellStart"/>
      <w:r>
        <w:rPr>
          <w:i/>
          <w:iCs/>
        </w:rPr>
        <w:t>nstart</w:t>
      </w:r>
      <w:proofErr w:type="spellEnd"/>
      <w:r>
        <w:t xml:space="preserve">, the larger the value the more accurate the clustering result will be. This is because the function uses different sets of starting random centroids and runs the clustering </w:t>
      </w:r>
      <w:proofErr w:type="spellStart"/>
      <w:r>
        <w:rPr>
          <w:i/>
          <w:iCs/>
        </w:rPr>
        <w:t>nstart</w:t>
      </w:r>
      <w:proofErr w:type="spellEnd"/>
      <w:r>
        <w:t xml:space="preserve"> times. From these number of clustering runs, the best classification result is chosen. Therefore, a larger </w:t>
      </w:r>
      <w:proofErr w:type="spellStart"/>
      <w:r>
        <w:rPr>
          <w:i/>
          <w:iCs/>
        </w:rPr>
        <w:t>nstart</w:t>
      </w:r>
      <w:proofErr w:type="spellEnd"/>
      <w:r>
        <w:t xml:space="preserve"> value increases the chances of having a better cluster classification. In addition, </w:t>
      </w:r>
      <w:proofErr w:type="spellStart"/>
      <w:proofErr w:type="gramStart"/>
      <w:r>
        <w:rPr>
          <w:i/>
          <w:iCs/>
        </w:rPr>
        <w:t>kmeans</w:t>
      </w:r>
      <w:proofErr w:type="spellEnd"/>
      <w:r>
        <w:rPr>
          <w:i/>
          <w:iCs/>
        </w:rPr>
        <w:t>(</w:t>
      </w:r>
      <w:proofErr w:type="gramEnd"/>
      <w:r>
        <w:rPr>
          <w:i/>
          <w:iCs/>
        </w:rPr>
        <w:t>)</w:t>
      </w:r>
      <w:r>
        <w:t xml:space="preserve"> can use different algorithms to perform the clustering (e.g. “MacQueen”, “Hartigan-Wong”, etc.; see references in </w:t>
      </w:r>
      <w:proofErr w:type="spellStart"/>
      <w:r>
        <w:rPr>
          <w:i/>
        </w:rPr>
        <w:t>kmeans</w:t>
      </w:r>
      <w:proofErr w:type="spellEnd"/>
      <w:r>
        <w:rPr>
          <w:i/>
        </w:rPr>
        <w:t>()</w:t>
      </w:r>
      <w:r>
        <w:t xml:space="preserve"> documentation). As stated in the function documentation </w:t>
      </w:r>
      <w:proofErr w:type="gramStart"/>
      <w:r>
        <w:t>(</w:t>
      </w:r>
      <w:r>
        <w:rPr>
          <w:i/>
          <w:iCs/>
        </w:rPr>
        <w:t>?</w:t>
      </w:r>
      <w:proofErr w:type="spellStart"/>
      <w:r>
        <w:rPr>
          <w:i/>
          <w:iCs/>
        </w:rPr>
        <w:t>kmeans</w:t>
      </w:r>
      <w:proofErr w:type="spellEnd"/>
      <w:proofErr w:type="gramEnd"/>
      <w:r>
        <w:t>), “Hartigan-Wong” usually gives better results, although it is recommended to try several starts (</w:t>
      </w:r>
      <w:proofErr w:type="spellStart"/>
      <w:r>
        <w:rPr>
          <w:i/>
          <w:iCs/>
        </w:rPr>
        <w:t>nstart</w:t>
      </w:r>
      <w:proofErr w:type="spellEnd"/>
      <w:r>
        <w:rPr>
          <w:i/>
          <w:iCs/>
        </w:rPr>
        <w:t xml:space="preserve"> &gt; 1</w:t>
      </w:r>
      <w:r>
        <w:t xml:space="preserve">). However, when using “Hartigan-Wong” with a (too) large number of clusters, and a lot of values of the variables are very similar, </w:t>
      </w:r>
      <w:proofErr w:type="spellStart"/>
      <w:proofErr w:type="gramStart"/>
      <w:r>
        <w:rPr>
          <w:i/>
          <w:iCs/>
        </w:rPr>
        <w:t>kmeans</w:t>
      </w:r>
      <w:proofErr w:type="spellEnd"/>
      <w:r>
        <w:rPr>
          <w:i/>
          <w:iCs/>
        </w:rPr>
        <w:t>(</w:t>
      </w:r>
      <w:proofErr w:type="gramEnd"/>
      <w:r>
        <w:rPr>
          <w:i/>
          <w:iCs/>
        </w:rPr>
        <w:t>)</w:t>
      </w:r>
      <w:r>
        <w:t xml:space="preserve"> is not able to converge in an acceptable amount of time (even increasing the number of iterations with </w:t>
      </w:r>
      <w:proofErr w:type="spellStart"/>
      <w:r>
        <w:rPr>
          <w:i/>
        </w:rPr>
        <w:t>iter.max</w:t>
      </w:r>
      <w:proofErr w:type="spellEnd"/>
      <w:r>
        <w:t xml:space="preserve">). In these cases when the clustering does not converge, instead of stopping the process with an error, the function </w:t>
      </w:r>
      <w:proofErr w:type="spellStart"/>
      <w:proofErr w:type="gramStart"/>
      <w:r>
        <w:rPr>
          <w:i/>
          <w:iCs/>
        </w:rPr>
        <w:t>kmeans</w:t>
      </w:r>
      <w:proofErr w:type="spellEnd"/>
      <w:r>
        <w:rPr>
          <w:i/>
          <w:iCs/>
        </w:rPr>
        <w:t>(</w:t>
      </w:r>
      <w:proofErr w:type="gramEnd"/>
      <w:r>
        <w:rPr>
          <w:i/>
          <w:iCs/>
        </w:rPr>
        <w:t>)</w:t>
      </w:r>
      <w:r>
        <w:t xml:space="preserve"> only gives a warning after finishing the clustering, so that the obtained clusters are based on a non-converged process. Diminishing the number of clusters or rounding variables’ values might be good strategies to help </w:t>
      </w:r>
      <w:proofErr w:type="spellStart"/>
      <w:proofErr w:type="gramStart"/>
      <w:r>
        <w:rPr>
          <w:i/>
          <w:iCs/>
        </w:rPr>
        <w:t>kmeans</w:t>
      </w:r>
      <w:proofErr w:type="spellEnd"/>
      <w:r>
        <w:rPr>
          <w:i/>
          <w:iCs/>
        </w:rPr>
        <w:t>(</w:t>
      </w:r>
      <w:proofErr w:type="gramEnd"/>
      <w:r>
        <w:rPr>
          <w:i/>
          <w:iCs/>
        </w:rPr>
        <w:t>)</w:t>
      </w:r>
      <w:r>
        <w:t xml:space="preserve"> to converge.</w:t>
      </w:r>
    </w:p>
    <w:p w14:paraId="182AAF57" w14:textId="77777777" w:rsidR="00645F23" w:rsidRDefault="00C93F97">
      <w:pPr>
        <w:pStyle w:val="BodyText"/>
      </w:pPr>
      <w:proofErr w:type="spellStart"/>
      <w:r>
        <w:rPr>
          <w:i/>
          <w:iCs/>
        </w:rPr>
        <w:t>EFT_</w:t>
      </w:r>
      <w:proofErr w:type="gramStart"/>
      <w:r>
        <w:rPr>
          <w:i/>
          <w:iCs/>
        </w:rPr>
        <w:t>clust</w:t>
      </w:r>
      <w:proofErr w:type="spellEnd"/>
      <w:r>
        <w:rPr>
          <w:i/>
          <w:iCs/>
        </w:rPr>
        <w:t>(</w:t>
      </w:r>
      <w:proofErr w:type="gramEnd"/>
      <w:r>
        <w:rPr>
          <w:i/>
          <w:iCs/>
        </w:rPr>
        <w:t>)</w:t>
      </w:r>
      <w:r>
        <w:t xml:space="preserve"> produces a </w:t>
      </w:r>
      <w:proofErr w:type="spellStart"/>
      <w:r>
        <w:t>RasterLayer</w:t>
      </w:r>
      <w:proofErr w:type="spellEnd"/>
      <w:r>
        <w:t xml:space="preserve"> object, where each pixel is linked to a cluster, plus an index of the clustering performance, which measures the compactness of individuals (i.e. pixels) within the groups. This index, which is expected to be as high as possible, is calculated as:</w:t>
      </w:r>
    </w:p>
    <w:p w14:paraId="38956D9B" w14:textId="77777777" w:rsidR="00645F23" w:rsidRDefault="00C93F97">
      <w:pPr>
        <w:pStyle w:val="BodyText"/>
        <w:jc w:val="center"/>
        <w:rPr>
          <w:rFonts w:eastAsiaTheme="minorEastAsia"/>
        </w:rPr>
      </w:pPr>
      <m:oMathPara>
        <m:oMathParaPr>
          <m:jc m:val="center"/>
        </m:oMathParaPr>
        <m:oMath>
          <m:eqArr>
            <m:eqArrPr>
              <m:ctrlPr>
                <w:rPr>
                  <w:rFonts w:ascii="Cambria Math" w:hAnsi="Cambria Math"/>
                </w:rPr>
              </m:ctrlPr>
            </m:eqArrPr>
            <m:e>
              <m:r>
                <w:rPr>
                  <w:rFonts w:ascii="Cambria Math" w:hAnsi="Cambria Math"/>
                </w:rPr>
                <m:t>CI=</m:t>
              </m:r>
              <m:f>
                <m:fPr>
                  <m:ctrlPr>
                    <w:rPr>
                      <w:rFonts w:ascii="Cambria Math" w:hAnsi="Cambria Math"/>
                    </w:rPr>
                  </m:ctrlPr>
                </m:fPr>
                <m:num>
                  <m:r>
                    <w:rPr>
                      <w:rFonts w:ascii="Cambria Math" w:hAnsi="Cambria Math"/>
                    </w:rPr>
                    <m:t>BSS</m:t>
                  </m:r>
                </m:num>
                <m:den>
                  <m:r>
                    <w:rPr>
                      <w:rFonts w:ascii="Cambria Math" w:hAnsi="Cambria Math"/>
                    </w:rPr>
                    <m:t>TSS</m:t>
                  </m:r>
                </m:den>
              </m:f>
              <m:r>
                <w:rPr>
                  <w:rFonts w:ascii="Cambria Math" w:hAnsi="Cambria Math"/>
                </w:rPr>
                <m:t>×100</m:t>
              </m:r>
            </m:e>
            <m:e>
              <m:d>
                <m:dPr>
                  <m:ctrlPr>
                    <w:rPr>
                      <w:rFonts w:ascii="Cambria Math" w:hAnsi="Cambria Math"/>
                    </w:rPr>
                  </m:ctrlPr>
                </m:dPr>
                <m:e>
                  <m:r>
                    <w:rPr>
                      <w:rFonts w:ascii="Cambria Math" w:hAnsi="Cambria Math"/>
                    </w:rPr>
                    <m:t>1</m:t>
                  </m:r>
                </m:e>
              </m:d>
            </m:e>
          </m:eqArr>
        </m:oMath>
      </m:oMathPara>
    </w:p>
    <w:p w14:paraId="579A9458" w14:textId="77777777" w:rsidR="00645F23" w:rsidRDefault="00C93F97">
      <w:pPr>
        <w:pStyle w:val="BodyText"/>
        <w:rPr>
          <w:del w:id="186" w:author="Xavier Rotllan-Puig" w:date="2021-10-12T16:07:00Z"/>
        </w:rPr>
      </w:pPr>
      <w:r>
        <w:lastRenderedPageBreak/>
        <w:t xml:space="preserve">where </w:t>
      </w:r>
      <w:r>
        <w:rPr>
          <w:i/>
        </w:rPr>
        <w:t>CI</w:t>
      </w:r>
      <w:r>
        <w:t xml:space="preserve"> is the compactness </w:t>
      </w:r>
      <w:proofErr w:type="gramStart"/>
      <w:r>
        <w:t xml:space="preserve">index,  </w:t>
      </w:r>
      <w:r>
        <w:rPr>
          <w:i/>
        </w:rPr>
        <w:t>BSS</w:t>
      </w:r>
      <w:proofErr w:type="gramEnd"/>
      <w:r>
        <w:t xml:space="preserve"> is between-cluster sum of squares (i.e. </w:t>
      </w:r>
      <w:proofErr w:type="spellStart"/>
      <w:r>
        <w:rPr>
          <w:i/>
          <w:iCs/>
        </w:rPr>
        <w:t>betweenss</w:t>
      </w:r>
      <w:proofErr w:type="spellEnd"/>
      <w:r>
        <w:rPr>
          <w:iCs/>
        </w:rPr>
        <w:t>,</w:t>
      </w:r>
      <w:r>
        <w:rPr>
          <w:i/>
          <w:iCs/>
        </w:rPr>
        <w:t xml:space="preserve"> </w:t>
      </w:r>
      <w:r>
        <w:t xml:space="preserve">provided by </w:t>
      </w:r>
      <w:proofErr w:type="spellStart"/>
      <w:r>
        <w:rPr>
          <w:i/>
        </w:rPr>
        <w:t>kmeans</w:t>
      </w:r>
      <w:proofErr w:type="spellEnd"/>
      <w:r>
        <w:rPr>
          <w:i/>
        </w:rPr>
        <w:t>()</w:t>
      </w:r>
      <w:r>
        <w:t xml:space="preserve">) and </w:t>
      </w:r>
      <w:r>
        <w:rPr>
          <w:i/>
        </w:rPr>
        <w:t>TSS</w:t>
      </w:r>
      <w:r>
        <w:t xml:space="preserve"> is total sum of squares (i.e. </w:t>
      </w:r>
      <w:proofErr w:type="spellStart"/>
      <w:r>
        <w:rPr>
          <w:i/>
          <w:iCs/>
        </w:rPr>
        <w:t>totss</w:t>
      </w:r>
      <w:proofErr w:type="spellEnd"/>
      <w:r>
        <w:rPr>
          <w:iCs/>
        </w:rPr>
        <w:t xml:space="preserve">, also </w:t>
      </w:r>
      <w:r>
        <w:t xml:space="preserve">provided by </w:t>
      </w:r>
      <w:proofErr w:type="spellStart"/>
      <w:r>
        <w:rPr>
          <w:i/>
        </w:rPr>
        <w:t>kmeans</w:t>
      </w:r>
      <w:proofErr w:type="spellEnd"/>
      <w:r>
        <w:rPr>
          <w:i/>
        </w:rPr>
        <w:t>()</w:t>
      </w:r>
      <w:r>
        <w:t xml:space="preserve">). </w:t>
      </w:r>
    </w:p>
    <w:p w14:paraId="6039E748" w14:textId="77777777" w:rsidR="00645F23" w:rsidRDefault="00645F23">
      <w:pPr>
        <w:pStyle w:val="BodyText"/>
      </w:pPr>
    </w:p>
    <w:p w14:paraId="286AA3E7" w14:textId="77777777" w:rsidR="00645F23" w:rsidRDefault="00C93F97">
      <w:pPr>
        <w:pStyle w:val="BodyText"/>
      </w:pPr>
      <w:r>
        <w:t xml:space="preserve">Finally, as previous tests of K-means with up to 100 iterations were showing problems to converge in a certain limit of time, the maximum number of iterations is set to 500 as default in the function. Within this number of iterations and rounding variables, for almost all the tests performed, the process did achieve convergence with no issues (see Supplementary Material S4). For the running example, the EFTs resulted from the whole process can be seen in Figure 3A.  </w:t>
      </w:r>
    </w:p>
    <w:p w14:paraId="1E1E9A3B" w14:textId="77777777" w:rsidR="00645F23" w:rsidRDefault="00C93F97">
      <w:r>
        <w:rPr>
          <w:noProof/>
        </w:rPr>
        <w:drawing>
          <wp:inline distT="0" distB="0" distL="0" distR="0" wp14:anchorId="4FB3FCD7" wp14:editId="46F7B2C6">
            <wp:extent cx="5486400" cy="2848610"/>
            <wp:effectExtent l="0" t="0" r="0" b="0"/>
            <wp:docPr id="3" name="Picture 6" descr="C:\Users\rotllxa\D6_LPD\LPD_MODIS_Europe\maps_pap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C:\Users\rotllxa\D6_LPD\LPD_MODIS_Europe\maps_paper_2.jpg"/>
                    <pic:cNvPicPr>
                      <a:picLocks noChangeAspect="1" noChangeArrowheads="1"/>
                    </pic:cNvPicPr>
                  </pic:nvPicPr>
                  <pic:blipFill>
                    <a:blip r:embed="rId19"/>
                    <a:stretch>
                      <a:fillRect/>
                    </a:stretch>
                  </pic:blipFill>
                  <pic:spPr bwMode="auto">
                    <a:xfrm>
                      <a:off x="0" y="0"/>
                      <a:ext cx="5486400" cy="2848610"/>
                    </a:xfrm>
                    <a:prstGeom prst="rect">
                      <a:avLst/>
                    </a:prstGeom>
                  </pic:spPr>
                </pic:pic>
              </a:graphicData>
            </a:graphic>
          </wp:inline>
        </w:drawing>
      </w:r>
    </w:p>
    <w:p w14:paraId="170F7D96" w14:textId="77777777" w:rsidR="00645F23" w:rsidRDefault="00C93F97">
      <w:pPr>
        <w:pStyle w:val="Caption"/>
      </w:pPr>
      <w:r>
        <w:t>Figure 3: (A) Ecosystem Functional Types (EFTs) derived from phenological and productivity variables using the K-means clustering method. (B) Local Net Primary Production Scaling (LNS): proportion of annual production (i.e. average of the last 5 years of cyclic fraction) over the local potential production (i.e. the 90-percentile within the Ecosystem Functional Type)</w:t>
      </w:r>
    </w:p>
    <w:p w14:paraId="4851A727" w14:textId="77777777" w:rsidR="00645F23" w:rsidRDefault="00C93F97">
      <w:pPr>
        <w:pStyle w:val="Heading2"/>
      </w:pPr>
      <w:bookmarkStart w:id="187" w:name="local-net-production-scaling"/>
      <w:r>
        <w:lastRenderedPageBreak/>
        <w:t>Local Net Production Scaling</w:t>
      </w:r>
      <w:bookmarkEnd w:id="187"/>
    </w:p>
    <w:p w14:paraId="7F865DD4" w14:textId="77777777" w:rsidR="00645F23" w:rsidRDefault="00C93F97">
      <w:pPr>
        <w:pStyle w:val="FirstParagraph"/>
      </w:pPr>
      <w:r>
        <w:t>The Local Net Primary Producti</w:t>
      </w:r>
      <w:ins w:id="188" w:author="Xavier Rotllan-Puig" w:date="2021-09-21T12:57:00Z">
        <w:r>
          <w:t>on</w:t>
        </w:r>
      </w:ins>
      <w:del w:id="189" w:author="Xavier Rotllan-Puig" w:date="2021-09-21T12:57:00Z">
        <w:r>
          <w:delText>vity</w:delText>
        </w:r>
      </w:del>
      <w:r>
        <w:t xml:space="preserve"> Scaling (from now on, Local Net Scaling or LNS) method (Prince, 2009) is based on the use of multi-temporal satellite data to calculate the difference between the potential and actual N</w:t>
      </w:r>
      <w:ins w:id="190" w:author="Xavier Rotllan-Puig" w:date="2021-09-21T12:55:00Z">
        <w:r>
          <w:t xml:space="preserve">et </w:t>
        </w:r>
      </w:ins>
      <w:r>
        <w:t>P</w:t>
      </w:r>
      <w:ins w:id="191" w:author="Xavier Rotllan-Puig" w:date="2021-09-21T12:55:00Z">
        <w:r>
          <w:t xml:space="preserve">rimary </w:t>
        </w:r>
      </w:ins>
      <w:r>
        <w:t>P</w:t>
      </w:r>
      <w:ins w:id="192" w:author="Xavier Rotllan-Puig" w:date="2021-09-21T12:55:00Z">
        <w:r>
          <w:t>roduc</w:t>
        </w:r>
      </w:ins>
      <w:ins w:id="193" w:author="Xavier Rotllan-Puig" w:date="2021-09-21T12:56:00Z">
        <w:r>
          <w:t>tion</w:t>
        </w:r>
      </w:ins>
      <w:r>
        <w:t xml:space="preserve"> for each pixel in homogeneous land functional units. Potential productivity in the </w:t>
      </w:r>
      <w:proofErr w:type="spellStart"/>
      <w:r>
        <w:rPr>
          <w:i/>
          <w:iCs/>
        </w:rPr>
        <w:t>LPDynR</w:t>
      </w:r>
      <w:proofErr w:type="spellEnd"/>
      <w:r>
        <w:rPr>
          <w:i/>
          <w:iCs/>
        </w:rPr>
        <w:t xml:space="preserve"> </w:t>
      </w:r>
      <w:r>
        <w:t>method is defined as the productivity level which could be reached without human influence in natural landscapes (Prince, 2009, and references therein) or as the result of human activity e.g. in agriculture areas or managed forests, and is estimated as the maximum value of productivity within each E</w:t>
      </w:r>
      <w:ins w:id="194" w:author="Xavier Rotllan-Puig" w:date="2021-09-21T12:57:00Z">
        <w:r>
          <w:t xml:space="preserve">cosystem </w:t>
        </w:r>
      </w:ins>
      <w:r>
        <w:t>F</w:t>
      </w:r>
      <w:ins w:id="195" w:author="Xavier Rotllan-Puig" w:date="2021-09-21T12:57:00Z">
        <w:r>
          <w:t xml:space="preserve">unctional </w:t>
        </w:r>
      </w:ins>
      <w:r>
        <w:t>T</w:t>
      </w:r>
      <w:ins w:id="196" w:author="Xavier Rotllan-Puig" w:date="2021-09-21T12:57:00Z">
        <w:r>
          <w:t>ype</w:t>
        </w:r>
      </w:ins>
      <w:r>
        <w:t>. The deviation of the productivity found in a particular place and time as referred to the local maximum within its phenological homogeneous cluster, reflects a level of productivity anomaly which is useful for the productivity status map (</w:t>
      </w:r>
      <w:proofErr w:type="spellStart"/>
      <w:r>
        <w:t>Ivits</w:t>
      </w:r>
      <w:proofErr w:type="spellEnd"/>
      <w:r>
        <w:t xml:space="preserve"> and Cherlet, 2013).</w:t>
      </w:r>
    </w:p>
    <w:p w14:paraId="60CA85F9" w14:textId="77777777" w:rsidR="00645F23" w:rsidRDefault="00C93F97">
      <w:pPr>
        <w:pStyle w:val="BodyText"/>
      </w:pPr>
      <w:r>
        <w:t>The cyclic fraction of vegetation productivity (e.g. the summed NDVI over the growing season) is widely used as a proxy for the estimation of the current land productivity (</w:t>
      </w:r>
      <w:proofErr w:type="spellStart"/>
      <w:r>
        <w:t>Fensholt</w:t>
      </w:r>
      <w:proofErr w:type="spellEnd"/>
      <w:r>
        <w:t>, 2013), as it incorporates both natural and anthropogenic factors which define the inter-annual variability of land production. Therefore, it represents that part of the standing biomass which is potentially appropriated to be used by humans and the environment (</w:t>
      </w:r>
      <w:proofErr w:type="spellStart"/>
      <w:r>
        <w:t>Ivits</w:t>
      </w:r>
      <w:proofErr w:type="spellEnd"/>
      <w:r>
        <w:t xml:space="preserve"> and Cherlet, 2013) and it is the one appropriated to calculate the L</w:t>
      </w:r>
      <w:ins w:id="197" w:author="Xavier Rotllan-Puig" w:date="2021-09-21T12:58:00Z">
        <w:r>
          <w:t xml:space="preserve">ocal </w:t>
        </w:r>
      </w:ins>
      <w:r>
        <w:t>N</w:t>
      </w:r>
      <w:ins w:id="198" w:author="Xavier Rotllan-Puig" w:date="2021-09-21T12:58:00Z">
        <w:r>
          <w:t xml:space="preserve">et </w:t>
        </w:r>
      </w:ins>
      <w:r>
        <w:t>S</w:t>
      </w:r>
      <w:ins w:id="199" w:author="Xavier Rotllan-Puig" w:date="2021-09-21T12:58:00Z">
        <w:r>
          <w:t>caling</w:t>
        </w:r>
      </w:ins>
      <w:r>
        <w:t>.</w:t>
      </w:r>
    </w:p>
    <w:p w14:paraId="54829A51" w14:textId="77777777" w:rsidR="00645F23" w:rsidRDefault="00C93F97">
      <w:pPr>
        <w:pStyle w:val="BodyText"/>
      </w:pPr>
      <w:r>
        <w:t xml:space="preserve">The function </w:t>
      </w:r>
      <w:proofErr w:type="spellStart"/>
      <w:proofErr w:type="gramStart"/>
      <w:r>
        <w:rPr>
          <w:i/>
          <w:iCs/>
        </w:rPr>
        <w:t>LNScaling</w:t>
      </w:r>
      <w:proofErr w:type="spellEnd"/>
      <w:r>
        <w:rPr>
          <w:i/>
          <w:iCs/>
        </w:rPr>
        <w:t>(</w:t>
      </w:r>
      <w:proofErr w:type="gramEnd"/>
      <w:r>
        <w:rPr>
          <w:i/>
          <w:iCs/>
        </w:rPr>
        <w:t>)</w:t>
      </w:r>
      <w:r>
        <w:t xml:space="preserve"> is implemented in </w:t>
      </w:r>
      <w:proofErr w:type="spellStart"/>
      <w:r>
        <w:rPr>
          <w:i/>
          <w:iCs/>
        </w:rPr>
        <w:t>LPDynR</w:t>
      </w:r>
      <w:proofErr w:type="spellEnd"/>
      <w:r>
        <w:t xml:space="preserve"> to calculate the LNS. The productivity variable (i.e. </w:t>
      </w:r>
      <w:del w:id="200" w:author="Xavier Rotllan-Puig" w:date="2021-09-21T13:09:00Z">
        <w:r>
          <w:delText>CF</w:delText>
        </w:r>
      </w:del>
      <w:ins w:id="201" w:author="Xavier Rotllan-Puig" w:date="2021-09-21T13:09:00Z">
        <w:r>
          <w:t>Cycli</w:t>
        </w:r>
      </w:ins>
      <w:ins w:id="202" w:author="Xavier Rotllan-Puig" w:date="2021-09-21T13:10:00Z">
        <w:r>
          <w:t>c fraction</w:t>
        </w:r>
      </w:ins>
      <w:r>
        <w:t xml:space="preserve">) and the EFTs clusters as explained under 5.1 are passed to </w:t>
      </w:r>
      <w:proofErr w:type="spellStart"/>
      <w:proofErr w:type="gramStart"/>
      <w:r>
        <w:rPr>
          <w:i/>
          <w:iCs/>
        </w:rPr>
        <w:t>LNScaling</w:t>
      </w:r>
      <w:proofErr w:type="spellEnd"/>
      <w:r>
        <w:rPr>
          <w:i/>
          <w:iCs/>
        </w:rPr>
        <w:t>(</w:t>
      </w:r>
      <w:proofErr w:type="gramEnd"/>
      <w:r>
        <w:rPr>
          <w:i/>
          <w:iCs/>
        </w:rPr>
        <w:t>)</w:t>
      </w:r>
      <w:r>
        <w:t xml:space="preserve"> to calculate the potential productivity within each EFT. Instead </w:t>
      </w:r>
      <w:r>
        <w:lastRenderedPageBreak/>
        <w:t>of the maximum productivity value within each cluster, the 90-percentile value is established as the potential productivity value, given that values higher than this threshold could be outliers. Finally, the L</w:t>
      </w:r>
      <w:ins w:id="203" w:author="Xavier Rotllan-Puig" w:date="2021-09-21T12:58:00Z">
        <w:r>
          <w:t xml:space="preserve">ocal </w:t>
        </w:r>
      </w:ins>
      <w:r>
        <w:t>N</w:t>
      </w:r>
      <w:ins w:id="204" w:author="Xavier Rotllan-Puig" w:date="2021-09-21T12:58:00Z">
        <w:r>
          <w:t xml:space="preserve">et </w:t>
        </w:r>
      </w:ins>
      <w:r>
        <w:t>S</w:t>
      </w:r>
      <w:ins w:id="205" w:author="Xavier Rotllan-Puig" w:date="2021-09-21T12:58:00Z">
        <w:r>
          <w:t>caling (LNS)</w:t>
        </w:r>
      </w:ins>
      <w:r>
        <w:t xml:space="preserve"> for each pixel is calculated as</w:t>
      </w:r>
    </w:p>
    <w:p w14:paraId="3166EEBE" w14:textId="77777777" w:rsidR="00645F23" w:rsidRDefault="00C93F97">
      <w:pPr>
        <w:pStyle w:val="BodyText"/>
        <w:jc w:val="center"/>
        <w:rPr>
          <w:rFonts w:eastAsiaTheme="minorEastAsia"/>
        </w:rPr>
      </w:pPr>
      <m:oMathPara>
        <m:oMathParaPr>
          <m:jc m:val="center"/>
        </m:oMathParaPr>
        <m:oMath>
          <m:eqArr>
            <m:eqArrPr>
              <m:ctrlPr>
                <w:rPr>
                  <w:rFonts w:ascii="Cambria Math" w:hAnsi="Cambria Math"/>
                </w:rPr>
              </m:ctrlPr>
            </m:eqArrPr>
            <m:e>
              <m:r>
                <w:rPr>
                  <w:rFonts w:ascii="Cambria Math" w:hAnsi="Cambria Math"/>
                </w:rPr>
                <m:t>LNS=</m:t>
              </m:r>
              <m:f>
                <m:fPr>
                  <m:ctrlPr>
                    <w:rPr>
                      <w:rFonts w:ascii="Cambria Math" w:hAnsi="Cambria Math"/>
                    </w:rPr>
                  </m:ctrlPr>
                </m:fPr>
                <m:num>
                  <m:r>
                    <w:rPr>
                      <w:rFonts w:ascii="Cambria Math" w:hAnsi="Cambria Math"/>
                    </w:rPr>
                    <m:t>AP</m:t>
                  </m:r>
                </m:num>
                <m:den>
                  <m:sSub>
                    <m:sSubPr>
                      <m:ctrlPr>
                        <w:rPr>
                          <w:rFonts w:ascii="Cambria Math" w:hAnsi="Cambria Math"/>
                        </w:rPr>
                      </m:ctrlPr>
                    </m:sSubPr>
                    <m:e>
                      <m:r>
                        <w:rPr>
                          <w:rFonts w:ascii="Cambria Math" w:hAnsi="Cambria Math"/>
                        </w:rPr>
                        <m:t>PP</m:t>
                      </m:r>
                    </m:e>
                    <m:sub>
                      <m:r>
                        <w:rPr>
                          <w:rFonts w:ascii="Cambria Math" w:hAnsi="Cambria Math"/>
                        </w:rPr>
                        <m:t>EFT</m:t>
                      </m:r>
                    </m:sub>
                  </m:sSub>
                </m:den>
              </m:f>
            </m:e>
            <m:e>
              <m:d>
                <m:dPr>
                  <m:ctrlPr>
                    <w:rPr>
                      <w:rFonts w:ascii="Cambria Math" w:hAnsi="Cambria Math"/>
                    </w:rPr>
                  </m:ctrlPr>
                </m:dPr>
                <m:e>
                  <m:r>
                    <w:rPr>
                      <w:rFonts w:ascii="Cambria Math" w:hAnsi="Cambria Math"/>
                    </w:rPr>
                    <m:t>2</m:t>
                  </m:r>
                </m:e>
              </m:d>
            </m:e>
          </m:eqArr>
        </m:oMath>
      </m:oMathPara>
    </w:p>
    <w:p w14:paraId="54E1B647" w14:textId="77777777" w:rsidR="00645F23" w:rsidRDefault="00C93F97">
      <w:pPr>
        <w:pStyle w:val="BodyText"/>
        <w:rPr>
          <w:rFonts w:eastAsiaTheme="minorEastAsia"/>
        </w:rPr>
      </w:pPr>
      <w:r>
        <w:rPr>
          <w:rFonts w:eastAsiaTheme="minorEastAsia"/>
        </w:rPr>
        <w:t xml:space="preserve">where </w:t>
      </w:r>
      <w:r>
        <w:rPr>
          <w:rFonts w:eastAsiaTheme="minorEastAsia"/>
          <w:i/>
        </w:rPr>
        <w:t>AP</w:t>
      </w:r>
      <w:r>
        <w:rPr>
          <w:rFonts w:eastAsiaTheme="minorEastAsia"/>
        </w:rPr>
        <w:t xml:space="preserve"> is the annual production of the pixel </w:t>
      </w:r>
      <w:r>
        <w:t>(i.e. the average of the last 5 years of cyclic fraction)</w:t>
      </w:r>
      <w:r>
        <w:rPr>
          <w:rFonts w:eastAsiaTheme="minorEastAsia"/>
        </w:rPr>
        <w:t xml:space="preserve"> and </w:t>
      </w:r>
      <w:r>
        <w:rPr>
          <w:rFonts w:eastAsiaTheme="minorEastAsia"/>
          <w:i/>
        </w:rPr>
        <w:t>PP</w:t>
      </w:r>
      <w:r>
        <w:rPr>
          <w:rFonts w:eastAsiaTheme="minorEastAsia"/>
          <w:i/>
          <w:vertAlign w:val="subscript"/>
        </w:rPr>
        <w:t>EFT</w:t>
      </w:r>
      <w:r>
        <w:rPr>
          <w:rFonts w:eastAsiaTheme="minorEastAsia"/>
        </w:rPr>
        <w:t xml:space="preserve"> is the potential production within its E</w:t>
      </w:r>
      <w:ins w:id="206" w:author="Xavier Rotllan-Puig" w:date="2021-09-21T12:59:00Z">
        <w:r>
          <w:rPr>
            <w:rFonts w:eastAsiaTheme="minorEastAsia"/>
          </w:rPr>
          <w:t xml:space="preserve">cosystem </w:t>
        </w:r>
      </w:ins>
      <w:r>
        <w:rPr>
          <w:rFonts w:eastAsiaTheme="minorEastAsia"/>
        </w:rPr>
        <w:t>F</w:t>
      </w:r>
      <w:ins w:id="207" w:author="Xavier Rotllan-Puig" w:date="2021-09-21T12:59:00Z">
        <w:r>
          <w:rPr>
            <w:rFonts w:eastAsiaTheme="minorEastAsia"/>
          </w:rPr>
          <w:t xml:space="preserve">unctional </w:t>
        </w:r>
      </w:ins>
      <w:r>
        <w:rPr>
          <w:rFonts w:eastAsiaTheme="minorEastAsia"/>
        </w:rPr>
        <w:t>T</w:t>
      </w:r>
      <w:ins w:id="208" w:author="Xavier Rotllan-Puig" w:date="2021-09-21T12:59:00Z">
        <w:r>
          <w:rPr>
            <w:rFonts w:eastAsiaTheme="minorEastAsia"/>
          </w:rPr>
          <w:t>ype</w:t>
        </w:r>
      </w:ins>
      <w:r>
        <w:rPr>
          <w:rFonts w:eastAsiaTheme="minorEastAsia"/>
        </w:rPr>
        <w:t xml:space="preserve"> </w:t>
      </w:r>
      <w:r>
        <w:t>(i.e. the 90-percentile)</w:t>
      </w:r>
      <w:r>
        <w:rPr>
          <w:rFonts w:eastAsiaTheme="minorEastAsia"/>
        </w:rPr>
        <w:t xml:space="preserve">. </w:t>
      </w:r>
    </w:p>
    <w:p w14:paraId="721AB807" w14:textId="77777777" w:rsidR="00645F23" w:rsidRDefault="00C93F97">
      <w:pPr>
        <w:pStyle w:val="BodyText"/>
      </w:pPr>
      <w:r>
        <w:t xml:space="preserve">For the calculation of the final LPD indicator (i.e. combined assessment), the Local Net Scaling values are aggregated into two categories: (1) LNS pixels with less than 50% of the potential local production (within the EFT) and (2) LNS pixels with more or equal to 50% of potential local production. This percentage, being 50% the default in </w:t>
      </w:r>
      <w:proofErr w:type="spellStart"/>
      <w:r>
        <w:rPr>
          <w:i/>
          <w:iCs/>
        </w:rPr>
        <w:t>LPDynR</w:t>
      </w:r>
      <w:proofErr w:type="spellEnd"/>
      <w:r>
        <w:t>, can be set by the user.</w:t>
      </w:r>
    </w:p>
    <w:p w14:paraId="0612D683" w14:textId="77777777" w:rsidR="00645F23" w:rsidRDefault="00C93F97">
      <w:pPr>
        <w:pStyle w:val="BodyText"/>
      </w:pPr>
      <w:r>
        <w:t>The result for the LNS calculation is presented in Figure 3B.</w:t>
      </w:r>
    </w:p>
    <w:p w14:paraId="1BBC1DB5" w14:textId="77777777" w:rsidR="00645F23" w:rsidRDefault="00C93F97">
      <w:pPr>
        <w:pStyle w:val="Heading1"/>
      </w:pPr>
      <w:bookmarkStart w:id="209" w:name="combined-assessment-of-land-productivity"/>
      <w:r>
        <w:t>Combined assessment of land productivity</w:t>
      </w:r>
      <w:bookmarkEnd w:id="209"/>
    </w:p>
    <w:p w14:paraId="1ACC727C" w14:textId="77777777" w:rsidR="00645F23" w:rsidRDefault="00C93F97">
      <w:pPr>
        <w:pStyle w:val="FirstParagraph"/>
      </w:pPr>
      <w:r>
        <w:t xml:space="preserve">The Land Productivity Dynamics indicator, as shown in the processing flowchart in Figure 1, is based on the combination of two main sources of information: a map of the tendency, positive or negative, of the level of land productivity along the time series, and another map capturing the current level of productivity of each pixel relative to the maximum productivity in a homogeneous land area. As seen above, both branches to </w:t>
      </w:r>
      <w:r>
        <w:lastRenderedPageBreak/>
        <w:t xml:space="preserve">calculate the indicator are qualitative methods. Therefore, the final LPD indicator, produced with the function </w:t>
      </w:r>
      <w:proofErr w:type="spellStart"/>
      <w:r>
        <w:rPr>
          <w:i/>
          <w:iCs/>
        </w:rPr>
        <w:t>LPD_</w:t>
      </w:r>
      <w:proofErr w:type="gramStart"/>
      <w:r>
        <w:rPr>
          <w:i/>
          <w:iCs/>
        </w:rPr>
        <w:t>CombAssess</w:t>
      </w:r>
      <w:proofErr w:type="spellEnd"/>
      <w:r>
        <w:rPr>
          <w:i/>
          <w:iCs/>
        </w:rPr>
        <w:t>(</w:t>
      </w:r>
      <w:proofErr w:type="gramEnd"/>
      <w:r>
        <w:rPr>
          <w:i/>
          <w:iCs/>
        </w:rPr>
        <w:t>)</w:t>
      </w:r>
      <w:r>
        <w:t xml:space="preserve">, is also a qualitative measure with 5 possible values or categories after the reclassification of each pixel as shown in Table 3. Such categories are (1) d - Declining, (2) </w:t>
      </w:r>
      <w:proofErr w:type="spellStart"/>
      <w:r>
        <w:t>ed</w:t>
      </w:r>
      <w:proofErr w:type="spellEnd"/>
      <w:r>
        <w:t xml:space="preserve"> - Early signs of decline, (3) </w:t>
      </w:r>
      <w:proofErr w:type="spellStart"/>
      <w:r>
        <w:t>st</w:t>
      </w:r>
      <w:proofErr w:type="spellEnd"/>
      <w:r>
        <w:t xml:space="preserve"> - Stable but stressed, (4) </w:t>
      </w:r>
      <w:proofErr w:type="spellStart"/>
      <w:r>
        <w:t>sn</w:t>
      </w:r>
      <w:proofErr w:type="spellEnd"/>
      <w:r>
        <w:t xml:space="preserve"> - Stable and not stressed and (5) </w:t>
      </w:r>
      <w:proofErr w:type="spellStart"/>
      <w:r>
        <w:t>i</w:t>
      </w:r>
      <w:proofErr w:type="spellEnd"/>
      <w:r>
        <w:t xml:space="preserve"> - Increasing land productivity.</w:t>
      </w:r>
    </w:p>
    <w:p w14:paraId="3050CEB2" w14:textId="77777777" w:rsidR="00645F23" w:rsidRDefault="00645F23">
      <w:pPr>
        <w:pStyle w:val="BodyText"/>
      </w:pPr>
    </w:p>
    <w:p w14:paraId="27165FBA" w14:textId="77777777" w:rsidR="00645F23" w:rsidRDefault="00C93F97">
      <w:pPr>
        <w:pStyle w:val="Caption"/>
      </w:pPr>
      <w:r>
        <w:t xml:space="preserve">Table 3: Lookup table for the combination of the two branches assessment (i.e. </w:t>
      </w:r>
      <w:proofErr w:type="gramStart"/>
      <w:r>
        <w:t>Long Term</w:t>
      </w:r>
      <w:proofErr w:type="gramEnd"/>
      <w:r>
        <w:t xml:space="preserve"> Change Map and Current Status Map of land productivity) to derive the Land Productivity Dynamics categories (i.e. (1) d - Declining land productivity, (2) </w:t>
      </w:r>
      <w:proofErr w:type="spellStart"/>
      <w:r>
        <w:t>ed</w:t>
      </w:r>
      <w:proofErr w:type="spellEnd"/>
      <w:r>
        <w:t xml:space="preserve"> - Early signs of decline of land productivity, (3) </w:t>
      </w:r>
      <w:proofErr w:type="spellStart"/>
      <w:r>
        <w:t>st</w:t>
      </w:r>
      <w:proofErr w:type="spellEnd"/>
      <w:r>
        <w:t xml:space="preserve"> - Stable but stressed land productivity, (4) </w:t>
      </w:r>
      <w:proofErr w:type="spellStart"/>
      <w:r>
        <w:t>sn</w:t>
      </w:r>
      <w:proofErr w:type="spellEnd"/>
      <w:r>
        <w:t xml:space="preserve"> - Stable and not stressed land productivity and (5) </w:t>
      </w:r>
      <w:proofErr w:type="spellStart"/>
      <w:r>
        <w:t>i</w:t>
      </w:r>
      <w:proofErr w:type="spellEnd"/>
      <w:r>
        <w:t xml:space="preserve"> - Increasing land productivity). The Local Scaling is defined as 50% by default, but it can be modified by the user</w:t>
      </w:r>
    </w:p>
    <w:tbl>
      <w:tblPr>
        <w:tblW w:w="4550" w:type="pct"/>
        <w:tblLayout w:type="fixed"/>
        <w:tblLook w:val="07C0" w:firstRow="0" w:lastRow="1" w:firstColumn="1" w:lastColumn="1" w:noHBand="1" w:noVBand="1"/>
      </w:tblPr>
      <w:tblGrid>
        <w:gridCol w:w="1904"/>
        <w:gridCol w:w="1669"/>
        <w:gridCol w:w="1787"/>
        <w:gridCol w:w="1071"/>
        <w:gridCol w:w="1431"/>
      </w:tblGrid>
      <w:tr w:rsidR="00645F23" w14:paraId="42D99168" w14:textId="77777777">
        <w:tc>
          <w:tcPr>
            <w:tcW w:w="1904" w:type="dxa"/>
          </w:tcPr>
          <w:p w14:paraId="20632CFA" w14:textId="77777777" w:rsidR="00645F23" w:rsidRDefault="00C93F97">
            <w:pPr>
              <w:pStyle w:val="Compact"/>
              <w:widowControl w:val="0"/>
              <w:rPr>
                <w:b/>
                <w:sz w:val="22"/>
                <w:szCs w:val="22"/>
              </w:rPr>
            </w:pPr>
            <w:del w:id="210" w:author="Xavier Rotllan-Puig" w:date="2021-10-12T16:14:00Z">
              <w:r>
                <w:rPr>
                  <w:b/>
                  <w:sz w:val="22"/>
                  <w:szCs w:val="22"/>
                </w:rPr>
                <w:delText>Steadiness I.</w:delText>
              </w:r>
            </w:del>
          </w:p>
        </w:tc>
        <w:tc>
          <w:tcPr>
            <w:tcW w:w="1669" w:type="dxa"/>
          </w:tcPr>
          <w:p w14:paraId="17C13476" w14:textId="77777777" w:rsidR="00645F23" w:rsidRDefault="00C93F97">
            <w:pPr>
              <w:pStyle w:val="Compact"/>
              <w:widowControl w:val="0"/>
              <w:rPr>
                <w:b/>
                <w:sz w:val="22"/>
                <w:szCs w:val="22"/>
              </w:rPr>
            </w:pPr>
            <w:del w:id="211" w:author="Xavier Rotllan-Puig" w:date="2021-10-12T16:14:00Z">
              <w:r>
                <w:rPr>
                  <w:b/>
                  <w:sz w:val="22"/>
                  <w:szCs w:val="22"/>
                </w:rPr>
                <w:delText>Baseline L.</w:delText>
              </w:r>
            </w:del>
          </w:p>
        </w:tc>
        <w:tc>
          <w:tcPr>
            <w:tcW w:w="1787" w:type="dxa"/>
          </w:tcPr>
          <w:p w14:paraId="6A064AD6" w14:textId="77777777" w:rsidR="00645F23" w:rsidRDefault="00C93F97">
            <w:pPr>
              <w:pStyle w:val="Compact"/>
              <w:widowControl w:val="0"/>
              <w:rPr>
                <w:b/>
                <w:sz w:val="22"/>
                <w:szCs w:val="22"/>
              </w:rPr>
            </w:pPr>
            <w:del w:id="212" w:author="Xavier Rotllan-Puig" w:date="2021-10-12T16:14:00Z">
              <w:r>
                <w:rPr>
                  <w:b/>
                  <w:sz w:val="22"/>
                  <w:szCs w:val="22"/>
                </w:rPr>
                <w:delText>State Change</w:delText>
              </w:r>
            </w:del>
          </w:p>
        </w:tc>
        <w:tc>
          <w:tcPr>
            <w:tcW w:w="2502" w:type="dxa"/>
            <w:gridSpan w:val="2"/>
            <w:tcBorders>
              <w:left w:val="single" w:sz="4" w:space="0" w:color="000000"/>
            </w:tcBorders>
            <w:tcMar>
              <w:top w:w="55" w:type="dxa"/>
              <w:bottom w:w="55" w:type="dxa"/>
            </w:tcMar>
          </w:tcPr>
          <w:p w14:paraId="0E71E7E2" w14:textId="77777777" w:rsidR="00645F23" w:rsidRDefault="00C93F97">
            <w:pPr>
              <w:pStyle w:val="Compact"/>
              <w:widowControl w:val="0"/>
              <w:rPr>
                <w:b/>
                <w:sz w:val="22"/>
                <w:szCs w:val="22"/>
              </w:rPr>
            </w:pPr>
            <w:r>
              <w:rPr>
                <w:b/>
                <w:sz w:val="22"/>
                <w:szCs w:val="22"/>
              </w:rPr>
              <w:t>Local Scaling</w:t>
            </w:r>
          </w:p>
        </w:tc>
      </w:tr>
      <w:tr w:rsidR="00645F23" w14:paraId="1641F16C" w14:textId="77777777">
        <w:tc>
          <w:tcPr>
            <w:tcW w:w="1904" w:type="dxa"/>
            <w:tcBorders>
              <w:bottom w:val="single" w:sz="4" w:space="0" w:color="000000"/>
            </w:tcBorders>
          </w:tcPr>
          <w:p w14:paraId="2FAC277C" w14:textId="77777777" w:rsidR="00645F23" w:rsidRDefault="00C93F97">
            <w:pPr>
              <w:pStyle w:val="Compact"/>
              <w:widowControl w:val="0"/>
              <w:rPr>
                <w:b/>
                <w:sz w:val="22"/>
                <w:szCs w:val="22"/>
              </w:rPr>
            </w:pPr>
            <w:ins w:id="213" w:author="Xavier Rotllan-Puig" w:date="2021-10-12T16:14:00Z">
              <w:r>
                <w:rPr>
                  <w:b/>
                  <w:sz w:val="22"/>
                  <w:szCs w:val="22"/>
                </w:rPr>
                <w:t>Steadiness I.</w:t>
              </w:r>
            </w:ins>
          </w:p>
        </w:tc>
        <w:tc>
          <w:tcPr>
            <w:tcW w:w="1669" w:type="dxa"/>
            <w:tcBorders>
              <w:bottom w:val="single" w:sz="4" w:space="0" w:color="000000"/>
            </w:tcBorders>
          </w:tcPr>
          <w:p w14:paraId="7A739EAE" w14:textId="77777777" w:rsidR="00645F23" w:rsidRDefault="00C93F97">
            <w:pPr>
              <w:pStyle w:val="Compact"/>
              <w:widowControl w:val="0"/>
              <w:rPr>
                <w:b/>
                <w:sz w:val="22"/>
                <w:szCs w:val="22"/>
              </w:rPr>
            </w:pPr>
            <w:ins w:id="214" w:author="Xavier Rotllan-Puig" w:date="2021-10-12T16:14:00Z">
              <w:r>
                <w:rPr>
                  <w:b/>
                  <w:sz w:val="22"/>
                  <w:szCs w:val="22"/>
                </w:rPr>
                <w:t>Baseline L.</w:t>
              </w:r>
            </w:ins>
          </w:p>
        </w:tc>
        <w:tc>
          <w:tcPr>
            <w:tcW w:w="1787" w:type="dxa"/>
            <w:tcBorders>
              <w:bottom w:val="single" w:sz="4" w:space="0" w:color="000000"/>
            </w:tcBorders>
          </w:tcPr>
          <w:p w14:paraId="409B62DC" w14:textId="77777777" w:rsidR="00645F23" w:rsidRDefault="00C93F97">
            <w:pPr>
              <w:pStyle w:val="Compact"/>
              <w:widowControl w:val="0"/>
              <w:rPr>
                <w:b/>
                <w:sz w:val="22"/>
                <w:szCs w:val="22"/>
              </w:rPr>
            </w:pPr>
            <w:ins w:id="215" w:author="Xavier Rotllan-Puig" w:date="2021-10-12T16:14:00Z">
              <w:r>
                <w:rPr>
                  <w:b/>
                  <w:sz w:val="22"/>
                  <w:szCs w:val="22"/>
                </w:rPr>
                <w:t>State Change</w:t>
              </w:r>
            </w:ins>
          </w:p>
        </w:tc>
        <w:tc>
          <w:tcPr>
            <w:tcW w:w="1071" w:type="dxa"/>
            <w:tcBorders>
              <w:left w:val="single" w:sz="4" w:space="0" w:color="000000"/>
              <w:bottom w:val="single" w:sz="4" w:space="0" w:color="000000"/>
            </w:tcBorders>
            <w:tcMar>
              <w:top w:w="55" w:type="dxa"/>
              <w:bottom w:w="55" w:type="dxa"/>
            </w:tcMar>
          </w:tcPr>
          <w:p w14:paraId="242C7042" w14:textId="77777777" w:rsidR="00645F23" w:rsidRDefault="00C93F97">
            <w:pPr>
              <w:pStyle w:val="Compact"/>
              <w:widowControl w:val="0"/>
              <w:rPr>
                <w:sz w:val="22"/>
                <w:szCs w:val="22"/>
              </w:rPr>
            </w:pPr>
            <w:r>
              <w:rPr>
                <w:sz w:val="22"/>
                <w:szCs w:val="22"/>
                <w:rPrChange w:id="216" w:author="Xavier Rotllan-Puig" w:date="2021-10-12T16:14:00Z">
                  <w:rPr/>
                </w:rPrChange>
              </w:rPr>
              <w:t>&lt; 50%</w:t>
            </w:r>
          </w:p>
        </w:tc>
        <w:tc>
          <w:tcPr>
            <w:tcW w:w="1431" w:type="dxa"/>
            <w:tcBorders>
              <w:bottom w:val="single" w:sz="4" w:space="0" w:color="000000"/>
            </w:tcBorders>
          </w:tcPr>
          <w:p w14:paraId="57DB61C0" w14:textId="77777777" w:rsidR="00645F23" w:rsidRDefault="00C93F97">
            <w:pPr>
              <w:pStyle w:val="Compact"/>
              <w:widowControl w:val="0"/>
              <w:rPr>
                <w:sz w:val="22"/>
                <w:szCs w:val="22"/>
              </w:rPr>
            </w:pPr>
            <w:r>
              <w:rPr>
                <w:sz w:val="22"/>
                <w:szCs w:val="22"/>
                <w:rPrChange w:id="217" w:author="Xavier Rotllan-Puig" w:date="2021-10-12T16:14:00Z">
                  <w:rPr/>
                </w:rPrChange>
              </w:rPr>
              <w:t>&gt;= 50%</w:t>
            </w:r>
          </w:p>
        </w:tc>
      </w:tr>
      <w:tr w:rsidR="00645F23" w14:paraId="75C43E21" w14:textId="77777777">
        <w:tc>
          <w:tcPr>
            <w:tcW w:w="1904" w:type="dxa"/>
            <w:tcBorders>
              <w:top w:val="single" w:sz="4" w:space="0" w:color="000000"/>
            </w:tcBorders>
          </w:tcPr>
          <w:p w14:paraId="7AD77A92" w14:textId="77777777" w:rsidR="00645F23" w:rsidRDefault="00C93F97">
            <w:pPr>
              <w:pStyle w:val="Compact"/>
              <w:widowControl w:val="0"/>
              <w:rPr>
                <w:sz w:val="22"/>
                <w:szCs w:val="22"/>
              </w:rPr>
            </w:pPr>
            <w:r>
              <w:rPr>
                <w:sz w:val="22"/>
                <w:szCs w:val="22"/>
              </w:rPr>
              <w:t>st1</w:t>
            </w:r>
          </w:p>
        </w:tc>
        <w:tc>
          <w:tcPr>
            <w:tcW w:w="1669" w:type="dxa"/>
            <w:tcBorders>
              <w:top w:val="single" w:sz="4" w:space="0" w:color="000000"/>
            </w:tcBorders>
          </w:tcPr>
          <w:p w14:paraId="3786380A" w14:textId="77777777" w:rsidR="00645F23" w:rsidRDefault="00C93F97">
            <w:pPr>
              <w:pStyle w:val="Compact"/>
              <w:widowControl w:val="0"/>
              <w:rPr>
                <w:sz w:val="22"/>
                <w:szCs w:val="22"/>
              </w:rPr>
            </w:pPr>
            <w:r>
              <w:rPr>
                <w:sz w:val="22"/>
                <w:szCs w:val="22"/>
              </w:rPr>
              <w:t>lo</w:t>
            </w:r>
          </w:p>
        </w:tc>
        <w:tc>
          <w:tcPr>
            <w:tcW w:w="1787" w:type="dxa"/>
            <w:tcBorders>
              <w:top w:val="single" w:sz="4" w:space="0" w:color="000000"/>
            </w:tcBorders>
          </w:tcPr>
          <w:p w14:paraId="33209AFF" w14:textId="77777777" w:rsidR="00645F23" w:rsidRDefault="00C93F97">
            <w:pPr>
              <w:pStyle w:val="Compact"/>
              <w:widowControl w:val="0"/>
              <w:rPr>
                <w:sz w:val="22"/>
                <w:szCs w:val="22"/>
              </w:rPr>
            </w:pPr>
            <w:r>
              <w:rPr>
                <w:sz w:val="22"/>
                <w:szCs w:val="22"/>
              </w:rPr>
              <w:t>0</w:t>
            </w:r>
          </w:p>
        </w:tc>
        <w:tc>
          <w:tcPr>
            <w:tcW w:w="1071" w:type="dxa"/>
            <w:tcBorders>
              <w:top w:val="single" w:sz="4" w:space="0" w:color="000000"/>
              <w:left w:val="single" w:sz="4" w:space="0" w:color="000000"/>
            </w:tcBorders>
            <w:tcMar>
              <w:top w:w="55" w:type="dxa"/>
              <w:bottom w:w="55" w:type="dxa"/>
            </w:tcMar>
          </w:tcPr>
          <w:p w14:paraId="04E6E76E" w14:textId="77777777" w:rsidR="00645F23" w:rsidRDefault="00C93F97">
            <w:pPr>
              <w:pStyle w:val="Compact"/>
              <w:widowControl w:val="0"/>
              <w:rPr>
                <w:b/>
                <w:bCs/>
                <w:sz w:val="22"/>
                <w:szCs w:val="22"/>
              </w:rPr>
            </w:pPr>
            <w:r>
              <w:rPr>
                <w:b/>
                <w:bCs/>
                <w:sz w:val="22"/>
                <w:szCs w:val="22"/>
                <w:rPrChange w:id="218" w:author="Xavier Rotllan-Puig" w:date="2021-10-12T16:14:00Z">
                  <w:rPr/>
                </w:rPrChange>
              </w:rPr>
              <w:t>d</w:t>
            </w:r>
          </w:p>
        </w:tc>
        <w:tc>
          <w:tcPr>
            <w:tcW w:w="1431" w:type="dxa"/>
            <w:tcBorders>
              <w:top w:val="single" w:sz="4" w:space="0" w:color="000000"/>
            </w:tcBorders>
          </w:tcPr>
          <w:p w14:paraId="294922AE" w14:textId="77777777" w:rsidR="00645F23" w:rsidRDefault="00C93F97">
            <w:pPr>
              <w:pStyle w:val="Compact"/>
              <w:widowControl w:val="0"/>
              <w:rPr>
                <w:b/>
                <w:bCs/>
                <w:sz w:val="22"/>
                <w:szCs w:val="22"/>
              </w:rPr>
            </w:pPr>
            <w:proofErr w:type="spellStart"/>
            <w:r>
              <w:rPr>
                <w:b/>
                <w:bCs/>
                <w:sz w:val="22"/>
                <w:szCs w:val="22"/>
                <w:rPrChange w:id="219" w:author="Xavier Rotllan-Puig" w:date="2021-10-12T16:14:00Z">
                  <w:rPr/>
                </w:rPrChange>
              </w:rPr>
              <w:t>ed</w:t>
            </w:r>
            <w:proofErr w:type="spellEnd"/>
          </w:p>
        </w:tc>
      </w:tr>
      <w:tr w:rsidR="00645F23" w14:paraId="3B750D81" w14:textId="77777777">
        <w:tc>
          <w:tcPr>
            <w:tcW w:w="1904" w:type="dxa"/>
          </w:tcPr>
          <w:p w14:paraId="04907ECA" w14:textId="77777777" w:rsidR="00645F23" w:rsidRDefault="00C93F97">
            <w:pPr>
              <w:pStyle w:val="Compact"/>
              <w:widowControl w:val="0"/>
              <w:rPr>
                <w:sz w:val="22"/>
                <w:szCs w:val="22"/>
              </w:rPr>
            </w:pPr>
            <w:r>
              <w:rPr>
                <w:sz w:val="22"/>
                <w:szCs w:val="22"/>
              </w:rPr>
              <w:t>st1</w:t>
            </w:r>
          </w:p>
        </w:tc>
        <w:tc>
          <w:tcPr>
            <w:tcW w:w="1669" w:type="dxa"/>
          </w:tcPr>
          <w:p w14:paraId="365CB62B" w14:textId="77777777" w:rsidR="00645F23" w:rsidRDefault="00C93F97">
            <w:pPr>
              <w:pStyle w:val="Compact"/>
              <w:widowControl w:val="0"/>
              <w:rPr>
                <w:sz w:val="22"/>
                <w:szCs w:val="22"/>
              </w:rPr>
            </w:pPr>
            <w:r>
              <w:rPr>
                <w:sz w:val="22"/>
                <w:szCs w:val="22"/>
              </w:rPr>
              <w:t>lo</w:t>
            </w:r>
          </w:p>
        </w:tc>
        <w:tc>
          <w:tcPr>
            <w:tcW w:w="1787" w:type="dxa"/>
          </w:tcPr>
          <w:p w14:paraId="1DC55E99" w14:textId="77777777" w:rsidR="00645F23" w:rsidRDefault="00C93F97">
            <w:pPr>
              <w:pStyle w:val="Compact"/>
              <w:widowControl w:val="0"/>
              <w:rPr>
                <w:sz w:val="22"/>
                <w:szCs w:val="22"/>
              </w:rPr>
            </w:pPr>
            <w:r>
              <w:rPr>
                <w:sz w:val="22"/>
                <w:szCs w:val="22"/>
              </w:rPr>
              <w:t>1</w:t>
            </w:r>
          </w:p>
        </w:tc>
        <w:tc>
          <w:tcPr>
            <w:tcW w:w="1071" w:type="dxa"/>
            <w:tcBorders>
              <w:left w:val="single" w:sz="4" w:space="0" w:color="000000"/>
            </w:tcBorders>
            <w:tcMar>
              <w:top w:w="55" w:type="dxa"/>
              <w:bottom w:w="55" w:type="dxa"/>
            </w:tcMar>
          </w:tcPr>
          <w:p w14:paraId="37CAD84B" w14:textId="77777777" w:rsidR="00645F23" w:rsidRDefault="00C93F97">
            <w:pPr>
              <w:pStyle w:val="Compact"/>
              <w:widowControl w:val="0"/>
              <w:rPr>
                <w:b/>
                <w:bCs/>
                <w:sz w:val="22"/>
                <w:szCs w:val="22"/>
              </w:rPr>
            </w:pPr>
            <w:r>
              <w:rPr>
                <w:b/>
                <w:bCs/>
                <w:sz w:val="22"/>
                <w:szCs w:val="22"/>
                <w:rPrChange w:id="220" w:author="Xavier Rotllan-Puig" w:date="2021-10-12T16:14:00Z">
                  <w:rPr/>
                </w:rPrChange>
              </w:rPr>
              <w:t>d</w:t>
            </w:r>
          </w:p>
        </w:tc>
        <w:tc>
          <w:tcPr>
            <w:tcW w:w="1431" w:type="dxa"/>
          </w:tcPr>
          <w:p w14:paraId="7BD87E5F" w14:textId="77777777" w:rsidR="00645F23" w:rsidRDefault="00C93F97">
            <w:pPr>
              <w:pStyle w:val="Compact"/>
              <w:widowControl w:val="0"/>
              <w:rPr>
                <w:b/>
                <w:bCs/>
                <w:sz w:val="22"/>
                <w:szCs w:val="22"/>
              </w:rPr>
            </w:pPr>
            <w:proofErr w:type="spellStart"/>
            <w:r>
              <w:rPr>
                <w:b/>
                <w:bCs/>
                <w:sz w:val="22"/>
                <w:szCs w:val="22"/>
                <w:rPrChange w:id="221" w:author="Xavier Rotllan-Puig" w:date="2021-10-12T16:14:00Z">
                  <w:rPr/>
                </w:rPrChange>
              </w:rPr>
              <w:t>ed</w:t>
            </w:r>
            <w:proofErr w:type="spellEnd"/>
          </w:p>
        </w:tc>
      </w:tr>
      <w:tr w:rsidR="00645F23" w14:paraId="4D9A5544" w14:textId="77777777">
        <w:tc>
          <w:tcPr>
            <w:tcW w:w="1904" w:type="dxa"/>
          </w:tcPr>
          <w:p w14:paraId="1493E59B" w14:textId="77777777" w:rsidR="00645F23" w:rsidRDefault="00C93F97">
            <w:pPr>
              <w:pStyle w:val="Compact"/>
              <w:widowControl w:val="0"/>
              <w:rPr>
                <w:sz w:val="22"/>
                <w:szCs w:val="22"/>
              </w:rPr>
            </w:pPr>
            <w:r>
              <w:rPr>
                <w:sz w:val="22"/>
                <w:szCs w:val="22"/>
              </w:rPr>
              <w:t>st1</w:t>
            </w:r>
          </w:p>
        </w:tc>
        <w:tc>
          <w:tcPr>
            <w:tcW w:w="1669" w:type="dxa"/>
          </w:tcPr>
          <w:p w14:paraId="08DC39B0" w14:textId="77777777" w:rsidR="00645F23" w:rsidRDefault="00C93F97">
            <w:pPr>
              <w:pStyle w:val="Compact"/>
              <w:widowControl w:val="0"/>
              <w:rPr>
                <w:sz w:val="22"/>
                <w:szCs w:val="22"/>
              </w:rPr>
            </w:pPr>
            <w:r>
              <w:rPr>
                <w:sz w:val="22"/>
                <w:szCs w:val="22"/>
              </w:rPr>
              <w:t>lo</w:t>
            </w:r>
          </w:p>
        </w:tc>
        <w:tc>
          <w:tcPr>
            <w:tcW w:w="1787" w:type="dxa"/>
          </w:tcPr>
          <w:p w14:paraId="039DC844" w14:textId="77777777" w:rsidR="00645F23" w:rsidRDefault="00C93F97">
            <w:pPr>
              <w:pStyle w:val="Compact"/>
              <w:widowControl w:val="0"/>
              <w:rPr>
                <w:sz w:val="22"/>
                <w:szCs w:val="22"/>
              </w:rPr>
            </w:pPr>
            <w:r>
              <w:rPr>
                <w:sz w:val="22"/>
                <w:szCs w:val="22"/>
              </w:rPr>
              <w:t>2</w:t>
            </w:r>
          </w:p>
        </w:tc>
        <w:tc>
          <w:tcPr>
            <w:tcW w:w="1071" w:type="dxa"/>
            <w:tcBorders>
              <w:left w:val="single" w:sz="4" w:space="0" w:color="000000"/>
            </w:tcBorders>
            <w:tcMar>
              <w:top w:w="55" w:type="dxa"/>
              <w:bottom w:w="55" w:type="dxa"/>
            </w:tcMar>
          </w:tcPr>
          <w:p w14:paraId="57189C70" w14:textId="77777777" w:rsidR="00645F23" w:rsidRDefault="00C93F97">
            <w:pPr>
              <w:pStyle w:val="Compact"/>
              <w:widowControl w:val="0"/>
              <w:rPr>
                <w:b/>
                <w:bCs/>
                <w:sz w:val="22"/>
                <w:szCs w:val="22"/>
              </w:rPr>
            </w:pPr>
            <w:r>
              <w:rPr>
                <w:b/>
                <w:bCs/>
                <w:sz w:val="22"/>
                <w:szCs w:val="22"/>
                <w:rPrChange w:id="222" w:author="Xavier Rotllan-Puig" w:date="2021-10-12T16:14:00Z">
                  <w:rPr/>
                </w:rPrChange>
              </w:rPr>
              <w:t>d</w:t>
            </w:r>
          </w:p>
        </w:tc>
        <w:tc>
          <w:tcPr>
            <w:tcW w:w="1431" w:type="dxa"/>
          </w:tcPr>
          <w:p w14:paraId="66365651" w14:textId="77777777" w:rsidR="00645F23" w:rsidRDefault="00C93F97">
            <w:pPr>
              <w:pStyle w:val="Compact"/>
              <w:widowControl w:val="0"/>
              <w:rPr>
                <w:b/>
                <w:bCs/>
                <w:sz w:val="22"/>
                <w:szCs w:val="22"/>
              </w:rPr>
            </w:pPr>
            <w:r>
              <w:rPr>
                <w:b/>
                <w:bCs/>
                <w:sz w:val="22"/>
                <w:szCs w:val="22"/>
                <w:rPrChange w:id="223" w:author="Xavier Rotllan-Puig" w:date="2021-10-12T16:14:00Z">
                  <w:rPr/>
                </w:rPrChange>
              </w:rPr>
              <w:t>d</w:t>
            </w:r>
          </w:p>
        </w:tc>
      </w:tr>
      <w:tr w:rsidR="00645F23" w14:paraId="5F7E878E" w14:textId="77777777">
        <w:tc>
          <w:tcPr>
            <w:tcW w:w="1904" w:type="dxa"/>
          </w:tcPr>
          <w:p w14:paraId="34C5E480" w14:textId="77777777" w:rsidR="00645F23" w:rsidRDefault="00C93F97">
            <w:pPr>
              <w:pStyle w:val="Compact"/>
              <w:widowControl w:val="0"/>
              <w:rPr>
                <w:sz w:val="22"/>
                <w:szCs w:val="22"/>
              </w:rPr>
            </w:pPr>
            <w:r>
              <w:rPr>
                <w:sz w:val="22"/>
                <w:szCs w:val="22"/>
              </w:rPr>
              <w:t>st1</w:t>
            </w:r>
          </w:p>
        </w:tc>
        <w:tc>
          <w:tcPr>
            <w:tcW w:w="1669" w:type="dxa"/>
          </w:tcPr>
          <w:p w14:paraId="26DBD154" w14:textId="77777777" w:rsidR="00645F23" w:rsidRDefault="00C93F97">
            <w:pPr>
              <w:pStyle w:val="Compact"/>
              <w:widowControl w:val="0"/>
              <w:rPr>
                <w:sz w:val="22"/>
                <w:szCs w:val="22"/>
              </w:rPr>
            </w:pPr>
            <w:r>
              <w:rPr>
                <w:sz w:val="22"/>
                <w:szCs w:val="22"/>
              </w:rPr>
              <w:t>me</w:t>
            </w:r>
          </w:p>
        </w:tc>
        <w:tc>
          <w:tcPr>
            <w:tcW w:w="1787" w:type="dxa"/>
          </w:tcPr>
          <w:p w14:paraId="59FA3A49" w14:textId="77777777" w:rsidR="00645F23" w:rsidRDefault="00C93F97">
            <w:pPr>
              <w:pStyle w:val="Compact"/>
              <w:widowControl w:val="0"/>
              <w:rPr>
                <w:sz w:val="22"/>
                <w:szCs w:val="22"/>
              </w:rPr>
            </w:pPr>
            <w:r>
              <w:rPr>
                <w:sz w:val="22"/>
                <w:szCs w:val="22"/>
              </w:rPr>
              <w:t>0</w:t>
            </w:r>
          </w:p>
        </w:tc>
        <w:tc>
          <w:tcPr>
            <w:tcW w:w="1071" w:type="dxa"/>
            <w:tcBorders>
              <w:left w:val="single" w:sz="4" w:space="0" w:color="000000"/>
            </w:tcBorders>
            <w:tcMar>
              <w:top w:w="55" w:type="dxa"/>
              <w:bottom w:w="55" w:type="dxa"/>
            </w:tcMar>
          </w:tcPr>
          <w:p w14:paraId="6F9AFA41" w14:textId="77777777" w:rsidR="00645F23" w:rsidRDefault="00C93F97">
            <w:pPr>
              <w:pStyle w:val="Compact"/>
              <w:widowControl w:val="0"/>
              <w:rPr>
                <w:b/>
                <w:bCs/>
                <w:sz w:val="22"/>
                <w:szCs w:val="22"/>
              </w:rPr>
            </w:pPr>
            <w:r>
              <w:rPr>
                <w:b/>
                <w:bCs/>
                <w:sz w:val="22"/>
                <w:szCs w:val="22"/>
                <w:rPrChange w:id="224" w:author="Xavier Rotllan-Puig" w:date="2021-10-12T16:14:00Z">
                  <w:rPr/>
                </w:rPrChange>
              </w:rPr>
              <w:t>d</w:t>
            </w:r>
          </w:p>
        </w:tc>
        <w:tc>
          <w:tcPr>
            <w:tcW w:w="1431" w:type="dxa"/>
          </w:tcPr>
          <w:p w14:paraId="277F737F" w14:textId="77777777" w:rsidR="00645F23" w:rsidRDefault="00C93F97">
            <w:pPr>
              <w:pStyle w:val="Compact"/>
              <w:widowControl w:val="0"/>
              <w:rPr>
                <w:b/>
                <w:bCs/>
                <w:sz w:val="22"/>
                <w:szCs w:val="22"/>
              </w:rPr>
            </w:pPr>
            <w:proofErr w:type="spellStart"/>
            <w:r>
              <w:rPr>
                <w:b/>
                <w:bCs/>
                <w:sz w:val="22"/>
                <w:szCs w:val="22"/>
                <w:rPrChange w:id="225" w:author="Xavier Rotllan-Puig" w:date="2021-10-12T16:14:00Z">
                  <w:rPr/>
                </w:rPrChange>
              </w:rPr>
              <w:t>ed</w:t>
            </w:r>
            <w:proofErr w:type="spellEnd"/>
          </w:p>
        </w:tc>
      </w:tr>
      <w:tr w:rsidR="00645F23" w14:paraId="7C37E3C5" w14:textId="77777777">
        <w:tc>
          <w:tcPr>
            <w:tcW w:w="1904" w:type="dxa"/>
          </w:tcPr>
          <w:p w14:paraId="14234A2D" w14:textId="77777777" w:rsidR="00645F23" w:rsidRDefault="00C93F97">
            <w:pPr>
              <w:pStyle w:val="Compact"/>
              <w:widowControl w:val="0"/>
              <w:rPr>
                <w:sz w:val="22"/>
                <w:szCs w:val="22"/>
              </w:rPr>
            </w:pPr>
            <w:r>
              <w:rPr>
                <w:sz w:val="22"/>
                <w:szCs w:val="22"/>
              </w:rPr>
              <w:t>st1</w:t>
            </w:r>
          </w:p>
        </w:tc>
        <w:tc>
          <w:tcPr>
            <w:tcW w:w="1669" w:type="dxa"/>
          </w:tcPr>
          <w:p w14:paraId="28E14FEE" w14:textId="77777777" w:rsidR="00645F23" w:rsidRDefault="00C93F97">
            <w:pPr>
              <w:pStyle w:val="Compact"/>
              <w:widowControl w:val="0"/>
              <w:rPr>
                <w:sz w:val="22"/>
                <w:szCs w:val="22"/>
              </w:rPr>
            </w:pPr>
            <w:r>
              <w:rPr>
                <w:sz w:val="22"/>
                <w:szCs w:val="22"/>
              </w:rPr>
              <w:t>me</w:t>
            </w:r>
          </w:p>
        </w:tc>
        <w:tc>
          <w:tcPr>
            <w:tcW w:w="1787" w:type="dxa"/>
          </w:tcPr>
          <w:p w14:paraId="66C41E0C" w14:textId="77777777" w:rsidR="00645F23" w:rsidRDefault="00C93F97">
            <w:pPr>
              <w:pStyle w:val="Compact"/>
              <w:widowControl w:val="0"/>
              <w:rPr>
                <w:sz w:val="22"/>
                <w:szCs w:val="22"/>
              </w:rPr>
            </w:pPr>
            <w:r>
              <w:rPr>
                <w:sz w:val="22"/>
                <w:szCs w:val="22"/>
              </w:rPr>
              <w:t>1</w:t>
            </w:r>
          </w:p>
        </w:tc>
        <w:tc>
          <w:tcPr>
            <w:tcW w:w="1071" w:type="dxa"/>
            <w:tcBorders>
              <w:left w:val="single" w:sz="4" w:space="0" w:color="000000"/>
            </w:tcBorders>
            <w:tcMar>
              <w:top w:w="55" w:type="dxa"/>
              <w:bottom w:w="55" w:type="dxa"/>
            </w:tcMar>
          </w:tcPr>
          <w:p w14:paraId="0CC1A23B" w14:textId="77777777" w:rsidR="00645F23" w:rsidRDefault="00C93F97">
            <w:pPr>
              <w:pStyle w:val="Compact"/>
              <w:widowControl w:val="0"/>
              <w:rPr>
                <w:b/>
                <w:bCs/>
                <w:sz w:val="22"/>
                <w:szCs w:val="22"/>
              </w:rPr>
            </w:pPr>
            <w:r>
              <w:rPr>
                <w:b/>
                <w:bCs/>
                <w:sz w:val="22"/>
                <w:szCs w:val="22"/>
                <w:rPrChange w:id="226" w:author="Xavier Rotllan-Puig" w:date="2021-10-12T16:14:00Z">
                  <w:rPr/>
                </w:rPrChange>
              </w:rPr>
              <w:t>d</w:t>
            </w:r>
          </w:p>
        </w:tc>
        <w:tc>
          <w:tcPr>
            <w:tcW w:w="1431" w:type="dxa"/>
          </w:tcPr>
          <w:p w14:paraId="7B796C2D" w14:textId="77777777" w:rsidR="00645F23" w:rsidRDefault="00C93F97">
            <w:pPr>
              <w:pStyle w:val="Compact"/>
              <w:widowControl w:val="0"/>
              <w:rPr>
                <w:b/>
                <w:bCs/>
                <w:sz w:val="22"/>
                <w:szCs w:val="22"/>
              </w:rPr>
            </w:pPr>
            <w:proofErr w:type="spellStart"/>
            <w:r>
              <w:rPr>
                <w:b/>
                <w:bCs/>
                <w:sz w:val="22"/>
                <w:szCs w:val="22"/>
                <w:rPrChange w:id="227" w:author="Xavier Rotllan-Puig" w:date="2021-10-12T16:14:00Z">
                  <w:rPr/>
                </w:rPrChange>
              </w:rPr>
              <w:t>ed</w:t>
            </w:r>
            <w:proofErr w:type="spellEnd"/>
          </w:p>
        </w:tc>
      </w:tr>
      <w:tr w:rsidR="00645F23" w14:paraId="530DCF44" w14:textId="77777777">
        <w:tc>
          <w:tcPr>
            <w:tcW w:w="1904" w:type="dxa"/>
          </w:tcPr>
          <w:p w14:paraId="0729EC4A" w14:textId="77777777" w:rsidR="00645F23" w:rsidRDefault="00C93F97">
            <w:pPr>
              <w:pStyle w:val="Compact"/>
              <w:widowControl w:val="0"/>
              <w:rPr>
                <w:sz w:val="22"/>
                <w:szCs w:val="22"/>
              </w:rPr>
            </w:pPr>
            <w:r>
              <w:rPr>
                <w:sz w:val="22"/>
                <w:szCs w:val="22"/>
              </w:rPr>
              <w:t>st1</w:t>
            </w:r>
          </w:p>
        </w:tc>
        <w:tc>
          <w:tcPr>
            <w:tcW w:w="1669" w:type="dxa"/>
          </w:tcPr>
          <w:p w14:paraId="6E5A7FC3" w14:textId="77777777" w:rsidR="00645F23" w:rsidRDefault="00C93F97">
            <w:pPr>
              <w:pStyle w:val="Compact"/>
              <w:widowControl w:val="0"/>
              <w:rPr>
                <w:sz w:val="22"/>
                <w:szCs w:val="22"/>
              </w:rPr>
            </w:pPr>
            <w:r>
              <w:rPr>
                <w:sz w:val="22"/>
                <w:szCs w:val="22"/>
              </w:rPr>
              <w:t>me</w:t>
            </w:r>
          </w:p>
        </w:tc>
        <w:tc>
          <w:tcPr>
            <w:tcW w:w="1787" w:type="dxa"/>
          </w:tcPr>
          <w:p w14:paraId="20E4547A" w14:textId="77777777" w:rsidR="00645F23" w:rsidRDefault="00C93F97">
            <w:pPr>
              <w:pStyle w:val="Compact"/>
              <w:widowControl w:val="0"/>
              <w:rPr>
                <w:sz w:val="22"/>
                <w:szCs w:val="22"/>
              </w:rPr>
            </w:pPr>
            <w:r>
              <w:rPr>
                <w:sz w:val="22"/>
                <w:szCs w:val="22"/>
              </w:rPr>
              <w:t>2</w:t>
            </w:r>
          </w:p>
        </w:tc>
        <w:tc>
          <w:tcPr>
            <w:tcW w:w="1071" w:type="dxa"/>
            <w:tcBorders>
              <w:left w:val="single" w:sz="4" w:space="0" w:color="000000"/>
            </w:tcBorders>
            <w:tcMar>
              <w:top w:w="55" w:type="dxa"/>
              <w:bottom w:w="55" w:type="dxa"/>
            </w:tcMar>
          </w:tcPr>
          <w:p w14:paraId="728990E0" w14:textId="77777777" w:rsidR="00645F23" w:rsidRDefault="00C93F97">
            <w:pPr>
              <w:pStyle w:val="Compact"/>
              <w:widowControl w:val="0"/>
              <w:rPr>
                <w:b/>
                <w:bCs/>
                <w:sz w:val="22"/>
                <w:szCs w:val="22"/>
              </w:rPr>
            </w:pPr>
            <w:r>
              <w:rPr>
                <w:b/>
                <w:bCs/>
                <w:sz w:val="22"/>
                <w:szCs w:val="22"/>
                <w:rPrChange w:id="228" w:author="Xavier Rotllan-Puig" w:date="2021-10-12T16:14:00Z">
                  <w:rPr/>
                </w:rPrChange>
              </w:rPr>
              <w:t>d</w:t>
            </w:r>
          </w:p>
        </w:tc>
        <w:tc>
          <w:tcPr>
            <w:tcW w:w="1431" w:type="dxa"/>
          </w:tcPr>
          <w:p w14:paraId="2287E94C" w14:textId="77777777" w:rsidR="00645F23" w:rsidRDefault="00C93F97">
            <w:pPr>
              <w:pStyle w:val="Compact"/>
              <w:widowControl w:val="0"/>
              <w:rPr>
                <w:b/>
                <w:bCs/>
                <w:sz w:val="22"/>
                <w:szCs w:val="22"/>
              </w:rPr>
            </w:pPr>
            <w:r>
              <w:rPr>
                <w:b/>
                <w:bCs/>
                <w:sz w:val="22"/>
                <w:szCs w:val="22"/>
                <w:rPrChange w:id="229" w:author="Xavier Rotllan-Puig" w:date="2021-10-12T16:14:00Z">
                  <w:rPr/>
                </w:rPrChange>
              </w:rPr>
              <w:t>d</w:t>
            </w:r>
          </w:p>
        </w:tc>
      </w:tr>
      <w:tr w:rsidR="00645F23" w14:paraId="452A6DEF" w14:textId="77777777">
        <w:tc>
          <w:tcPr>
            <w:tcW w:w="1904" w:type="dxa"/>
          </w:tcPr>
          <w:p w14:paraId="53D5488E" w14:textId="77777777" w:rsidR="00645F23" w:rsidRDefault="00C93F97">
            <w:pPr>
              <w:pStyle w:val="Compact"/>
              <w:widowControl w:val="0"/>
              <w:rPr>
                <w:sz w:val="22"/>
                <w:szCs w:val="22"/>
              </w:rPr>
            </w:pPr>
            <w:r>
              <w:rPr>
                <w:sz w:val="22"/>
                <w:szCs w:val="22"/>
              </w:rPr>
              <w:t>st1</w:t>
            </w:r>
          </w:p>
        </w:tc>
        <w:tc>
          <w:tcPr>
            <w:tcW w:w="1669" w:type="dxa"/>
          </w:tcPr>
          <w:p w14:paraId="384D5C28" w14:textId="77777777" w:rsidR="00645F23" w:rsidRDefault="00C93F97">
            <w:pPr>
              <w:pStyle w:val="Compact"/>
              <w:widowControl w:val="0"/>
              <w:rPr>
                <w:sz w:val="22"/>
                <w:szCs w:val="22"/>
              </w:rPr>
            </w:pPr>
            <w:r>
              <w:rPr>
                <w:sz w:val="22"/>
                <w:szCs w:val="22"/>
              </w:rPr>
              <w:t>hi</w:t>
            </w:r>
          </w:p>
        </w:tc>
        <w:tc>
          <w:tcPr>
            <w:tcW w:w="1787" w:type="dxa"/>
          </w:tcPr>
          <w:p w14:paraId="0AD54BF1" w14:textId="77777777" w:rsidR="00645F23" w:rsidRDefault="00C93F97">
            <w:pPr>
              <w:pStyle w:val="Compact"/>
              <w:widowControl w:val="0"/>
              <w:rPr>
                <w:sz w:val="22"/>
                <w:szCs w:val="22"/>
              </w:rPr>
            </w:pPr>
            <w:r>
              <w:rPr>
                <w:sz w:val="22"/>
                <w:szCs w:val="22"/>
              </w:rPr>
              <w:t>0</w:t>
            </w:r>
          </w:p>
        </w:tc>
        <w:tc>
          <w:tcPr>
            <w:tcW w:w="1071" w:type="dxa"/>
            <w:tcBorders>
              <w:left w:val="single" w:sz="4" w:space="0" w:color="000000"/>
            </w:tcBorders>
            <w:tcMar>
              <w:top w:w="55" w:type="dxa"/>
              <w:bottom w:w="55" w:type="dxa"/>
            </w:tcMar>
          </w:tcPr>
          <w:p w14:paraId="33CF151F" w14:textId="77777777" w:rsidR="00645F23" w:rsidRDefault="00C93F97">
            <w:pPr>
              <w:pStyle w:val="Compact"/>
              <w:widowControl w:val="0"/>
              <w:rPr>
                <w:b/>
                <w:bCs/>
                <w:sz w:val="22"/>
                <w:szCs w:val="22"/>
              </w:rPr>
            </w:pPr>
            <w:proofErr w:type="spellStart"/>
            <w:r>
              <w:rPr>
                <w:b/>
                <w:bCs/>
                <w:sz w:val="22"/>
                <w:szCs w:val="22"/>
                <w:rPrChange w:id="230" w:author="Xavier Rotllan-Puig" w:date="2021-10-12T16:14:00Z">
                  <w:rPr/>
                </w:rPrChange>
              </w:rPr>
              <w:t>ed</w:t>
            </w:r>
            <w:proofErr w:type="spellEnd"/>
          </w:p>
        </w:tc>
        <w:tc>
          <w:tcPr>
            <w:tcW w:w="1431" w:type="dxa"/>
          </w:tcPr>
          <w:p w14:paraId="2A6A256C" w14:textId="77777777" w:rsidR="00645F23" w:rsidRDefault="00C93F97">
            <w:pPr>
              <w:pStyle w:val="Compact"/>
              <w:widowControl w:val="0"/>
              <w:rPr>
                <w:b/>
                <w:bCs/>
                <w:sz w:val="22"/>
                <w:szCs w:val="22"/>
              </w:rPr>
            </w:pPr>
            <w:proofErr w:type="spellStart"/>
            <w:r>
              <w:rPr>
                <w:b/>
                <w:bCs/>
                <w:sz w:val="22"/>
                <w:szCs w:val="22"/>
                <w:rPrChange w:id="231" w:author="Xavier Rotllan-Puig" w:date="2021-10-12T16:14:00Z">
                  <w:rPr/>
                </w:rPrChange>
              </w:rPr>
              <w:t>st</w:t>
            </w:r>
            <w:proofErr w:type="spellEnd"/>
          </w:p>
        </w:tc>
      </w:tr>
      <w:tr w:rsidR="00645F23" w14:paraId="1CE5CB15" w14:textId="77777777">
        <w:tc>
          <w:tcPr>
            <w:tcW w:w="1904" w:type="dxa"/>
          </w:tcPr>
          <w:p w14:paraId="07C85187" w14:textId="77777777" w:rsidR="00645F23" w:rsidRDefault="00C93F97">
            <w:pPr>
              <w:pStyle w:val="Compact"/>
              <w:widowControl w:val="0"/>
              <w:rPr>
                <w:sz w:val="22"/>
                <w:szCs w:val="22"/>
              </w:rPr>
            </w:pPr>
            <w:r>
              <w:rPr>
                <w:sz w:val="22"/>
                <w:szCs w:val="22"/>
              </w:rPr>
              <w:t>st1</w:t>
            </w:r>
          </w:p>
        </w:tc>
        <w:tc>
          <w:tcPr>
            <w:tcW w:w="1669" w:type="dxa"/>
          </w:tcPr>
          <w:p w14:paraId="2AEC6A82" w14:textId="77777777" w:rsidR="00645F23" w:rsidRDefault="00C93F97">
            <w:pPr>
              <w:pStyle w:val="Compact"/>
              <w:widowControl w:val="0"/>
              <w:rPr>
                <w:sz w:val="22"/>
                <w:szCs w:val="22"/>
              </w:rPr>
            </w:pPr>
            <w:r>
              <w:rPr>
                <w:sz w:val="22"/>
                <w:szCs w:val="22"/>
              </w:rPr>
              <w:t>hi</w:t>
            </w:r>
          </w:p>
        </w:tc>
        <w:tc>
          <w:tcPr>
            <w:tcW w:w="1787" w:type="dxa"/>
          </w:tcPr>
          <w:p w14:paraId="4ABEB51F" w14:textId="77777777" w:rsidR="00645F23" w:rsidRDefault="00C93F97">
            <w:pPr>
              <w:pStyle w:val="Compact"/>
              <w:widowControl w:val="0"/>
              <w:rPr>
                <w:sz w:val="22"/>
                <w:szCs w:val="22"/>
              </w:rPr>
            </w:pPr>
            <w:r>
              <w:rPr>
                <w:sz w:val="22"/>
                <w:szCs w:val="22"/>
              </w:rPr>
              <w:t>1</w:t>
            </w:r>
          </w:p>
        </w:tc>
        <w:tc>
          <w:tcPr>
            <w:tcW w:w="1071" w:type="dxa"/>
            <w:tcBorders>
              <w:left w:val="single" w:sz="4" w:space="0" w:color="000000"/>
            </w:tcBorders>
            <w:tcMar>
              <w:top w:w="55" w:type="dxa"/>
              <w:bottom w:w="55" w:type="dxa"/>
            </w:tcMar>
          </w:tcPr>
          <w:p w14:paraId="1137536F" w14:textId="77777777" w:rsidR="00645F23" w:rsidRDefault="00C93F97">
            <w:pPr>
              <w:pStyle w:val="Compact"/>
              <w:widowControl w:val="0"/>
              <w:rPr>
                <w:b/>
                <w:bCs/>
                <w:sz w:val="22"/>
                <w:szCs w:val="22"/>
              </w:rPr>
            </w:pPr>
            <w:r>
              <w:rPr>
                <w:b/>
                <w:bCs/>
                <w:sz w:val="22"/>
                <w:szCs w:val="22"/>
                <w:rPrChange w:id="232" w:author="Xavier Rotllan-Puig" w:date="2021-10-12T16:14:00Z">
                  <w:rPr/>
                </w:rPrChange>
              </w:rPr>
              <w:t>d</w:t>
            </w:r>
          </w:p>
        </w:tc>
        <w:tc>
          <w:tcPr>
            <w:tcW w:w="1431" w:type="dxa"/>
          </w:tcPr>
          <w:p w14:paraId="128895C1" w14:textId="77777777" w:rsidR="00645F23" w:rsidRDefault="00C93F97">
            <w:pPr>
              <w:pStyle w:val="Compact"/>
              <w:widowControl w:val="0"/>
              <w:rPr>
                <w:b/>
                <w:bCs/>
                <w:sz w:val="22"/>
                <w:szCs w:val="22"/>
              </w:rPr>
            </w:pPr>
            <w:proofErr w:type="spellStart"/>
            <w:r>
              <w:rPr>
                <w:b/>
                <w:bCs/>
                <w:sz w:val="22"/>
                <w:szCs w:val="22"/>
                <w:rPrChange w:id="233" w:author="Xavier Rotllan-Puig" w:date="2021-10-12T16:14:00Z">
                  <w:rPr/>
                </w:rPrChange>
              </w:rPr>
              <w:t>ed</w:t>
            </w:r>
            <w:proofErr w:type="spellEnd"/>
          </w:p>
        </w:tc>
      </w:tr>
      <w:tr w:rsidR="00645F23" w14:paraId="5C89B39E" w14:textId="77777777">
        <w:tc>
          <w:tcPr>
            <w:tcW w:w="1904" w:type="dxa"/>
          </w:tcPr>
          <w:p w14:paraId="36ACA06C" w14:textId="77777777" w:rsidR="00645F23" w:rsidRDefault="00C93F97">
            <w:pPr>
              <w:pStyle w:val="Compact"/>
              <w:widowControl w:val="0"/>
              <w:rPr>
                <w:sz w:val="22"/>
                <w:szCs w:val="22"/>
              </w:rPr>
            </w:pPr>
            <w:r>
              <w:rPr>
                <w:sz w:val="22"/>
                <w:szCs w:val="22"/>
              </w:rPr>
              <w:t>st1</w:t>
            </w:r>
          </w:p>
        </w:tc>
        <w:tc>
          <w:tcPr>
            <w:tcW w:w="1669" w:type="dxa"/>
          </w:tcPr>
          <w:p w14:paraId="17932721" w14:textId="77777777" w:rsidR="00645F23" w:rsidRDefault="00C93F97">
            <w:pPr>
              <w:pStyle w:val="Compact"/>
              <w:widowControl w:val="0"/>
              <w:rPr>
                <w:sz w:val="22"/>
                <w:szCs w:val="22"/>
              </w:rPr>
            </w:pPr>
            <w:r>
              <w:rPr>
                <w:sz w:val="22"/>
                <w:szCs w:val="22"/>
              </w:rPr>
              <w:t>hi</w:t>
            </w:r>
          </w:p>
        </w:tc>
        <w:tc>
          <w:tcPr>
            <w:tcW w:w="1787" w:type="dxa"/>
          </w:tcPr>
          <w:p w14:paraId="0350D2F1" w14:textId="77777777" w:rsidR="00645F23" w:rsidRDefault="00C93F97">
            <w:pPr>
              <w:pStyle w:val="Compact"/>
              <w:widowControl w:val="0"/>
              <w:rPr>
                <w:sz w:val="22"/>
                <w:szCs w:val="22"/>
              </w:rPr>
            </w:pPr>
            <w:r>
              <w:rPr>
                <w:sz w:val="22"/>
                <w:szCs w:val="22"/>
              </w:rPr>
              <w:t>2</w:t>
            </w:r>
          </w:p>
        </w:tc>
        <w:tc>
          <w:tcPr>
            <w:tcW w:w="1071" w:type="dxa"/>
            <w:tcBorders>
              <w:left w:val="single" w:sz="4" w:space="0" w:color="000000"/>
            </w:tcBorders>
            <w:tcMar>
              <w:top w:w="55" w:type="dxa"/>
              <w:bottom w:w="55" w:type="dxa"/>
            </w:tcMar>
          </w:tcPr>
          <w:p w14:paraId="4EB912A2" w14:textId="77777777" w:rsidR="00645F23" w:rsidRDefault="00C93F97">
            <w:pPr>
              <w:pStyle w:val="Compact"/>
              <w:widowControl w:val="0"/>
              <w:rPr>
                <w:b/>
                <w:bCs/>
                <w:sz w:val="22"/>
                <w:szCs w:val="22"/>
              </w:rPr>
            </w:pPr>
            <w:r>
              <w:rPr>
                <w:b/>
                <w:bCs/>
                <w:sz w:val="22"/>
                <w:szCs w:val="22"/>
                <w:rPrChange w:id="234" w:author="Xavier Rotllan-Puig" w:date="2021-10-12T16:14:00Z">
                  <w:rPr/>
                </w:rPrChange>
              </w:rPr>
              <w:t>d</w:t>
            </w:r>
          </w:p>
        </w:tc>
        <w:tc>
          <w:tcPr>
            <w:tcW w:w="1431" w:type="dxa"/>
          </w:tcPr>
          <w:p w14:paraId="2D0CBBB4" w14:textId="77777777" w:rsidR="00645F23" w:rsidRDefault="00C93F97">
            <w:pPr>
              <w:pStyle w:val="Compact"/>
              <w:widowControl w:val="0"/>
              <w:rPr>
                <w:b/>
                <w:bCs/>
                <w:sz w:val="22"/>
                <w:szCs w:val="22"/>
              </w:rPr>
            </w:pPr>
            <w:proofErr w:type="spellStart"/>
            <w:r>
              <w:rPr>
                <w:b/>
                <w:bCs/>
                <w:sz w:val="22"/>
                <w:szCs w:val="22"/>
                <w:rPrChange w:id="235" w:author="Xavier Rotllan-Puig" w:date="2021-10-12T16:14:00Z">
                  <w:rPr/>
                </w:rPrChange>
              </w:rPr>
              <w:t>ed</w:t>
            </w:r>
            <w:proofErr w:type="spellEnd"/>
          </w:p>
        </w:tc>
      </w:tr>
      <w:tr w:rsidR="00645F23" w14:paraId="4EEF91F6" w14:textId="77777777">
        <w:tc>
          <w:tcPr>
            <w:tcW w:w="1904" w:type="dxa"/>
          </w:tcPr>
          <w:p w14:paraId="29BC9C53" w14:textId="77777777" w:rsidR="00645F23" w:rsidRDefault="00C93F97">
            <w:pPr>
              <w:pStyle w:val="Compact"/>
              <w:widowControl w:val="0"/>
              <w:rPr>
                <w:sz w:val="22"/>
                <w:szCs w:val="22"/>
              </w:rPr>
            </w:pPr>
            <w:r>
              <w:rPr>
                <w:sz w:val="22"/>
                <w:szCs w:val="22"/>
              </w:rPr>
              <w:t>st2</w:t>
            </w:r>
          </w:p>
        </w:tc>
        <w:tc>
          <w:tcPr>
            <w:tcW w:w="1669" w:type="dxa"/>
          </w:tcPr>
          <w:p w14:paraId="43C5F385" w14:textId="77777777" w:rsidR="00645F23" w:rsidRDefault="00C93F97">
            <w:pPr>
              <w:pStyle w:val="Compact"/>
              <w:widowControl w:val="0"/>
              <w:rPr>
                <w:sz w:val="22"/>
                <w:szCs w:val="22"/>
              </w:rPr>
            </w:pPr>
            <w:r>
              <w:rPr>
                <w:sz w:val="22"/>
                <w:szCs w:val="22"/>
              </w:rPr>
              <w:t>lo</w:t>
            </w:r>
          </w:p>
        </w:tc>
        <w:tc>
          <w:tcPr>
            <w:tcW w:w="1787" w:type="dxa"/>
          </w:tcPr>
          <w:p w14:paraId="1C1C0737" w14:textId="77777777" w:rsidR="00645F23" w:rsidRDefault="00C93F97">
            <w:pPr>
              <w:pStyle w:val="Compact"/>
              <w:widowControl w:val="0"/>
              <w:rPr>
                <w:sz w:val="22"/>
                <w:szCs w:val="22"/>
              </w:rPr>
            </w:pPr>
            <w:r>
              <w:rPr>
                <w:sz w:val="22"/>
                <w:szCs w:val="22"/>
              </w:rPr>
              <w:t>0</w:t>
            </w:r>
          </w:p>
        </w:tc>
        <w:tc>
          <w:tcPr>
            <w:tcW w:w="1071" w:type="dxa"/>
            <w:tcBorders>
              <w:left w:val="single" w:sz="4" w:space="0" w:color="000000"/>
            </w:tcBorders>
            <w:tcMar>
              <w:top w:w="55" w:type="dxa"/>
              <w:bottom w:w="55" w:type="dxa"/>
            </w:tcMar>
          </w:tcPr>
          <w:p w14:paraId="7A4D90E9" w14:textId="77777777" w:rsidR="00645F23" w:rsidRDefault="00C93F97">
            <w:pPr>
              <w:pStyle w:val="Compact"/>
              <w:widowControl w:val="0"/>
              <w:rPr>
                <w:b/>
                <w:bCs/>
                <w:sz w:val="22"/>
                <w:szCs w:val="22"/>
              </w:rPr>
            </w:pPr>
            <w:proofErr w:type="spellStart"/>
            <w:r>
              <w:rPr>
                <w:b/>
                <w:bCs/>
                <w:sz w:val="22"/>
                <w:szCs w:val="22"/>
                <w:rPrChange w:id="236" w:author="Xavier Rotllan-Puig" w:date="2021-10-12T16:14:00Z">
                  <w:rPr/>
                </w:rPrChange>
              </w:rPr>
              <w:t>st</w:t>
            </w:r>
            <w:proofErr w:type="spellEnd"/>
          </w:p>
        </w:tc>
        <w:tc>
          <w:tcPr>
            <w:tcW w:w="1431" w:type="dxa"/>
          </w:tcPr>
          <w:p w14:paraId="0CBD22E0" w14:textId="77777777" w:rsidR="00645F23" w:rsidRDefault="00C93F97">
            <w:pPr>
              <w:pStyle w:val="Compact"/>
              <w:widowControl w:val="0"/>
              <w:rPr>
                <w:b/>
                <w:bCs/>
                <w:sz w:val="22"/>
                <w:szCs w:val="22"/>
              </w:rPr>
            </w:pPr>
            <w:proofErr w:type="spellStart"/>
            <w:r>
              <w:rPr>
                <w:b/>
                <w:bCs/>
                <w:sz w:val="22"/>
                <w:szCs w:val="22"/>
                <w:rPrChange w:id="237" w:author="Xavier Rotllan-Puig" w:date="2021-10-12T16:14:00Z">
                  <w:rPr/>
                </w:rPrChange>
              </w:rPr>
              <w:t>st</w:t>
            </w:r>
            <w:proofErr w:type="spellEnd"/>
          </w:p>
        </w:tc>
      </w:tr>
      <w:tr w:rsidR="00645F23" w14:paraId="1F9B90F8" w14:textId="77777777">
        <w:tc>
          <w:tcPr>
            <w:tcW w:w="1904" w:type="dxa"/>
          </w:tcPr>
          <w:p w14:paraId="57BF791C" w14:textId="77777777" w:rsidR="00645F23" w:rsidRDefault="00C93F97">
            <w:pPr>
              <w:pStyle w:val="Compact"/>
              <w:widowControl w:val="0"/>
              <w:rPr>
                <w:sz w:val="22"/>
                <w:szCs w:val="22"/>
              </w:rPr>
            </w:pPr>
            <w:r>
              <w:rPr>
                <w:sz w:val="22"/>
                <w:szCs w:val="22"/>
              </w:rPr>
              <w:t>st2</w:t>
            </w:r>
          </w:p>
        </w:tc>
        <w:tc>
          <w:tcPr>
            <w:tcW w:w="1669" w:type="dxa"/>
          </w:tcPr>
          <w:p w14:paraId="679612D7" w14:textId="77777777" w:rsidR="00645F23" w:rsidRDefault="00C93F97">
            <w:pPr>
              <w:pStyle w:val="Compact"/>
              <w:widowControl w:val="0"/>
              <w:rPr>
                <w:sz w:val="22"/>
                <w:szCs w:val="22"/>
              </w:rPr>
            </w:pPr>
            <w:r>
              <w:rPr>
                <w:sz w:val="22"/>
                <w:szCs w:val="22"/>
              </w:rPr>
              <w:t>me</w:t>
            </w:r>
          </w:p>
        </w:tc>
        <w:tc>
          <w:tcPr>
            <w:tcW w:w="1787" w:type="dxa"/>
          </w:tcPr>
          <w:p w14:paraId="035DC2FC" w14:textId="77777777" w:rsidR="00645F23" w:rsidRDefault="00C93F97">
            <w:pPr>
              <w:pStyle w:val="Compact"/>
              <w:widowControl w:val="0"/>
              <w:rPr>
                <w:sz w:val="22"/>
                <w:szCs w:val="22"/>
              </w:rPr>
            </w:pPr>
            <w:r>
              <w:rPr>
                <w:sz w:val="22"/>
                <w:szCs w:val="22"/>
              </w:rPr>
              <w:t>0</w:t>
            </w:r>
          </w:p>
        </w:tc>
        <w:tc>
          <w:tcPr>
            <w:tcW w:w="1071" w:type="dxa"/>
            <w:tcBorders>
              <w:left w:val="single" w:sz="4" w:space="0" w:color="000000"/>
            </w:tcBorders>
            <w:tcMar>
              <w:top w:w="55" w:type="dxa"/>
              <w:bottom w:w="55" w:type="dxa"/>
            </w:tcMar>
          </w:tcPr>
          <w:p w14:paraId="3F0E0135" w14:textId="77777777" w:rsidR="00645F23" w:rsidRDefault="00C93F97">
            <w:pPr>
              <w:pStyle w:val="Compact"/>
              <w:widowControl w:val="0"/>
              <w:rPr>
                <w:b/>
                <w:bCs/>
                <w:sz w:val="22"/>
                <w:szCs w:val="22"/>
              </w:rPr>
            </w:pPr>
            <w:proofErr w:type="spellStart"/>
            <w:r>
              <w:rPr>
                <w:b/>
                <w:bCs/>
                <w:sz w:val="22"/>
                <w:szCs w:val="22"/>
                <w:rPrChange w:id="238" w:author="Xavier Rotllan-Puig" w:date="2021-10-12T16:14:00Z">
                  <w:rPr/>
                </w:rPrChange>
              </w:rPr>
              <w:t>st</w:t>
            </w:r>
            <w:proofErr w:type="spellEnd"/>
          </w:p>
        </w:tc>
        <w:tc>
          <w:tcPr>
            <w:tcW w:w="1431" w:type="dxa"/>
          </w:tcPr>
          <w:p w14:paraId="175128EC" w14:textId="77777777" w:rsidR="00645F23" w:rsidRDefault="00C93F97">
            <w:pPr>
              <w:pStyle w:val="Compact"/>
              <w:widowControl w:val="0"/>
              <w:rPr>
                <w:b/>
                <w:bCs/>
                <w:sz w:val="22"/>
                <w:szCs w:val="22"/>
              </w:rPr>
            </w:pPr>
            <w:proofErr w:type="spellStart"/>
            <w:r>
              <w:rPr>
                <w:b/>
                <w:bCs/>
                <w:sz w:val="22"/>
                <w:szCs w:val="22"/>
                <w:rPrChange w:id="239" w:author="Xavier Rotllan-Puig" w:date="2021-10-12T16:14:00Z">
                  <w:rPr/>
                </w:rPrChange>
              </w:rPr>
              <w:t>st</w:t>
            </w:r>
            <w:proofErr w:type="spellEnd"/>
          </w:p>
        </w:tc>
      </w:tr>
      <w:tr w:rsidR="00645F23" w14:paraId="7016C5D3" w14:textId="77777777">
        <w:tc>
          <w:tcPr>
            <w:tcW w:w="1904" w:type="dxa"/>
          </w:tcPr>
          <w:p w14:paraId="2E154C84" w14:textId="77777777" w:rsidR="00645F23" w:rsidRDefault="00C93F97">
            <w:pPr>
              <w:pStyle w:val="Compact"/>
              <w:widowControl w:val="0"/>
              <w:rPr>
                <w:sz w:val="22"/>
                <w:szCs w:val="22"/>
              </w:rPr>
            </w:pPr>
            <w:r>
              <w:rPr>
                <w:sz w:val="22"/>
                <w:szCs w:val="22"/>
              </w:rPr>
              <w:t>st2</w:t>
            </w:r>
          </w:p>
        </w:tc>
        <w:tc>
          <w:tcPr>
            <w:tcW w:w="1669" w:type="dxa"/>
          </w:tcPr>
          <w:p w14:paraId="0225364E" w14:textId="77777777" w:rsidR="00645F23" w:rsidRDefault="00C93F97">
            <w:pPr>
              <w:pStyle w:val="Compact"/>
              <w:widowControl w:val="0"/>
              <w:rPr>
                <w:sz w:val="22"/>
                <w:szCs w:val="22"/>
              </w:rPr>
            </w:pPr>
            <w:r>
              <w:rPr>
                <w:sz w:val="22"/>
                <w:szCs w:val="22"/>
              </w:rPr>
              <w:t>hi</w:t>
            </w:r>
          </w:p>
        </w:tc>
        <w:tc>
          <w:tcPr>
            <w:tcW w:w="1787" w:type="dxa"/>
          </w:tcPr>
          <w:p w14:paraId="68A0F359" w14:textId="77777777" w:rsidR="00645F23" w:rsidRDefault="00C93F97">
            <w:pPr>
              <w:pStyle w:val="Compact"/>
              <w:widowControl w:val="0"/>
              <w:rPr>
                <w:sz w:val="22"/>
                <w:szCs w:val="22"/>
              </w:rPr>
            </w:pPr>
            <w:r>
              <w:rPr>
                <w:sz w:val="22"/>
                <w:szCs w:val="22"/>
              </w:rPr>
              <w:t>0</w:t>
            </w:r>
          </w:p>
        </w:tc>
        <w:tc>
          <w:tcPr>
            <w:tcW w:w="1071" w:type="dxa"/>
            <w:tcBorders>
              <w:left w:val="single" w:sz="4" w:space="0" w:color="000000"/>
            </w:tcBorders>
            <w:tcMar>
              <w:top w:w="55" w:type="dxa"/>
              <w:bottom w:w="55" w:type="dxa"/>
            </w:tcMar>
          </w:tcPr>
          <w:p w14:paraId="01A49333" w14:textId="77777777" w:rsidR="00645F23" w:rsidRDefault="00C93F97">
            <w:pPr>
              <w:pStyle w:val="Compact"/>
              <w:widowControl w:val="0"/>
              <w:rPr>
                <w:b/>
                <w:bCs/>
                <w:sz w:val="22"/>
                <w:szCs w:val="22"/>
              </w:rPr>
            </w:pPr>
            <w:proofErr w:type="spellStart"/>
            <w:r>
              <w:rPr>
                <w:b/>
                <w:bCs/>
                <w:sz w:val="22"/>
                <w:szCs w:val="22"/>
                <w:rPrChange w:id="240" w:author="Xavier Rotllan-Puig" w:date="2021-10-12T16:14:00Z">
                  <w:rPr/>
                </w:rPrChange>
              </w:rPr>
              <w:t>st</w:t>
            </w:r>
            <w:proofErr w:type="spellEnd"/>
          </w:p>
        </w:tc>
        <w:tc>
          <w:tcPr>
            <w:tcW w:w="1431" w:type="dxa"/>
          </w:tcPr>
          <w:p w14:paraId="21AFCB4B" w14:textId="77777777" w:rsidR="00645F23" w:rsidRDefault="00C93F97">
            <w:pPr>
              <w:pStyle w:val="Compact"/>
              <w:widowControl w:val="0"/>
              <w:rPr>
                <w:b/>
                <w:bCs/>
                <w:sz w:val="22"/>
                <w:szCs w:val="22"/>
              </w:rPr>
            </w:pPr>
            <w:proofErr w:type="spellStart"/>
            <w:r>
              <w:rPr>
                <w:b/>
                <w:bCs/>
                <w:sz w:val="22"/>
                <w:szCs w:val="22"/>
                <w:rPrChange w:id="241" w:author="Xavier Rotllan-Puig" w:date="2021-10-12T16:14:00Z">
                  <w:rPr/>
                </w:rPrChange>
              </w:rPr>
              <w:t>st</w:t>
            </w:r>
            <w:proofErr w:type="spellEnd"/>
          </w:p>
        </w:tc>
      </w:tr>
      <w:tr w:rsidR="00645F23" w14:paraId="0C195039" w14:textId="77777777">
        <w:tc>
          <w:tcPr>
            <w:tcW w:w="1904" w:type="dxa"/>
          </w:tcPr>
          <w:p w14:paraId="34B0233B" w14:textId="77777777" w:rsidR="00645F23" w:rsidRDefault="00C93F97">
            <w:pPr>
              <w:pStyle w:val="Compact"/>
              <w:widowControl w:val="0"/>
              <w:rPr>
                <w:sz w:val="22"/>
                <w:szCs w:val="22"/>
              </w:rPr>
            </w:pPr>
            <w:r>
              <w:rPr>
                <w:sz w:val="22"/>
                <w:szCs w:val="22"/>
              </w:rPr>
              <w:t>st3</w:t>
            </w:r>
          </w:p>
        </w:tc>
        <w:tc>
          <w:tcPr>
            <w:tcW w:w="1669" w:type="dxa"/>
          </w:tcPr>
          <w:p w14:paraId="64445C22" w14:textId="77777777" w:rsidR="00645F23" w:rsidRDefault="00C93F97">
            <w:pPr>
              <w:pStyle w:val="Compact"/>
              <w:widowControl w:val="0"/>
              <w:rPr>
                <w:sz w:val="22"/>
                <w:szCs w:val="22"/>
              </w:rPr>
            </w:pPr>
            <w:r>
              <w:rPr>
                <w:sz w:val="22"/>
                <w:szCs w:val="22"/>
              </w:rPr>
              <w:t>lo</w:t>
            </w:r>
          </w:p>
        </w:tc>
        <w:tc>
          <w:tcPr>
            <w:tcW w:w="1787" w:type="dxa"/>
          </w:tcPr>
          <w:p w14:paraId="2D8F6C0E" w14:textId="77777777" w:rsidR="00645F23" w:rsidRDefault="00C93F97">
            <w:pPr>
              <w:pStyle w:val="Compact"/>
              <w:widowControl w:val="0"/>
              <w:rPr>
                <w:sz w:val="22"/>
                <w:szCs w:val="22"/>
              </w:rPr>
            </w:pPr>
            <w:r>
              <w:rPr>
                <w:sz w:val="22"/>
                <w:szCs w:val="22"/>
              </w:rPr>
              <w:t>0</w:t>
            </w:r>
          </w:p>
        </w:tc>
        <w:tc>
          <w:tcPr>
            <w:tcW w:w="1071" w:type="dxa"/>
            <w:tcBorders>
              <w:left w:val="single" w:sz="4" w:space="0" w:color="000000"/>
            </w:tcBorders>
            <w:tcMar>
              <w:top w:w="55" w:type="dxa"/>
              <w:bottom w:w="55" w:type="dxa"/>
            </w:tcMar>
          </w:tcPr>
          <w:p w14:paraId="7231178B" w14:textId="77777777" w:rsidR="00645F23" w:rsidRDefault="00C93F97">
            <w:pPr>
              <w:pStyle w:val="Compact"/>
              <w:widowControl w:val="0"/>
              <w:rPr>
                <w:b/>
                <w:bCs/>
                <w:sz w:val="22"/>
                <w:szCs w:val="22"/>
              </w:rPr>
            </w:pPr>
            <w:proofErr w:type="spellStart"/>
            <w:r>
              <w:rPr>
                <w:b/>
                <w:bCs/>
                <w:sz w:val="22"/>
                <w:szCs w:val="22"/>
                <w:rPrChange w:id="242" w:author="Xavier Rotllan-Puig" w:date="2021-10-12T16:14:00Z">
                  <w:rPr/>
                </w:rPrChange>
              </w:rPr>
              <w:t>sn</w:t>
            </w:r>
            <w:proofErr w:type="spellEnd"/>
          </w:p>
        </w:tc>
        <w:tc>
          <w:tcPr>
            <w:tcW w:w="1431" w:type="dxa"/>
          </w:tcPr>
          <w:p w14:paraId="6061341E" w14:textId="77777777" w:rsidR="00645F23" w:rsidRDefault="00C93F97">
            <w:pPr>
              <w:pStyle w:val="Compact"/>
              <w:widowControl w:val="0"/>
              <w:rPr>
                <w:b/>
                <w:bCs/>
                <w:sz w:val="22"/>
                <w:szCs w:val="22"/>
              </w:rPr>
            </w:pPr>
            <w:proofErr w:type="spellStart"/>
            <w:r>
              <w:rPr>
                <w:b/>
                <w:bCs/>
                <w:sz w:val="22"/>
                <w:szCs w:val="22"/>
                <w:rPrChange w:id="243" w:author="Xavier Rotllan-Puig" w:date="2021-10-12T16:14:00Z">
                  <w:rPr/>
                </w:rPrChange>
              </w:rPr>
              <w:t>sn</w:t>
            </w:r>
            <w:proofErr w:type="spellEnd"/>
          </w:p>
        </w:tc>
      </w:tr>
      <w:tr w:rsidR="00645F23" w14:paraId="06E7AEDE" w14:textId="77777777">
        <w:tc>
          <w:tcPr>
            <w:tcW w:w="1904" w:type="dxa"/>
          </w:tcPr>
          <w:p w14:paraId="42274EB5" w14:textId="77777777" w:rsidR="00645F23" w:rsidRDefault="00C93F97">
            <w:pPr>
              <w:pStyle w:val="Compact"/>
              <w:widowControl w:val="0"/>
              <w:rPr>
                <w:sz w:val="22"/>
                <w:szCs w:val="22"/>
              </w:rPr>
            </w:pPr>
            <w:r>
              <w:rPr>
                <w:sz w:val="22"/>
                <w:szCs w:val="22"/>
              </w:rPr>
              <w:lastRenderedPageBreak/>
              <w:t>st3</w:t>
            </w:r>
          </w:p>
        </w:tc>
        <w:tc>
          <w:tcPr>
            <w:tcW w:w="1669" w:type="dxa"/>
          </w:tcPr>
          <w:p w14:paraId="790351D6" w14:textId="77777777" w:rsidR="00645F23" w:rsidRDefault="00C93F97">
            <w:pPr>
              <w:pStyle w:val="Compact"/>
              <w:widowControl w:val="0"/>
              <w:rPr>
                <w:sz w:val="22"/>
                <w:szCs w:val="22"/>
              </w:rPr>
            </w:pPr>
            <w:r>
              <w:rPr>
                <w:sz w:val="22"/>
                <w:szCs w:val="22"/>
              </w:rPr>
              <w:t>me</w:t>
            </w:r>
          </w:p>
        </w:tc>
        <w:tc>
          <w:tcPr>
            <w:tcW w:w="1787" w:type="dxa"/>
          </w:tcPr>
          <w:p w14:paraId="0F678804" w14:textId="77777777" w:rsidR="00645F23" w:rsidRDefault="00C93F97">
            <w:pPr>
              <w:pStyle w:val="Compact"/>
              <w:widowControl w:val="0"/>
              <w:rPr>
                <w:sz w:val="22"/>
                <w:szCs w:val="22"/>
              </w:rPr>
            </w:pPr>
            <w:r>
              <w:rPr>
                <w:sz w:val="22"/>
                <w:szCs w:val="22"/>
              </w:rPr>
              <w:t>0</w:t>
            </w:r>
          </w:p>
        </w:tc>
        <w:tc>
          <w:tcPr>
            <w:tcW w:w="1071" w:type="dxa"/>
            <w:tcBorders>
              <w:left w:val="single" w:sz="4" w:space="0" w:color="000000"/>
            </w:tcBorders>
            <w:tcMar>
              <w:top w:w="55" w:type="dxa"/>
              <w:bottom w:w="55" w:type="dxa"/>
            </w:tcMar>
          </w:tcPr>
          <w:p w14:paraId="11D9ABF1" w14:textId="77777777" w:rsidR="00645F23" w:rsidRDefault="00C93F97">
            <w:pPr>
              <w:pStyle w:val="Compact"/>
              <w:widowControl w:val="0"/>
              <w:rPr>
                <w:b/>
                <w:bCs/>
                <w:sz w:val="22"/>
                <w:szCs w:val="22"/>
              </w:rPr>
            </w:pPr>
            <w:proofErr w:type="spellStart"/>
            <w:r>
              <w:rPr>
                <w:b/>
                <w:bCs/>
                <w:sz w:val="22"/>
                <w:szCs w:val="22"/>
                <w:rPrChange w:id="244" w:author="Xavier Rotllan-Puig" w:date="2021-10-12T16:14:00Z">
                  <w:rPr/>
                </w:rPrChange>
              </w:rPr>
              <w:t>sn</w:t>
            </w:r>
            <w:proofErr w:type="spellEnd"/>
          </w:p>
        </w:tc>
        <w:tc>
          <w:tcPr>
            <w:tcW w:w="1431" w:type="dxa"/>
          </w:tcPr>
          <w:p w14:paraId="66A5EFA6" w14:textId="77777777" w:rsidR="00645F23" w:rsidRDefault="00C93F97">
            <w:pPr>
              <w:pStyle w:val="Compact"/>
              <w:widowControl w:val="0"/>
              <w:rPr>
                <w:b/>
                <w:bCs/>
                <w:sz w:val="22"/>
                <w:szCs w:val="22"/>
              </w:rPr>
            </w:pPr>
            <w:proofErr w:type="spellStart"/>
            <w:r>
              <w:rPr>
                <w:b/>
                <w:bCs/>
                <w:sz w:val="22"/>
                <w:szCs w:val="22"/>
                <w:rPrChange w:id="245" w:author="Xavier Rotllan-Puig" w:date="2021-10-12T16:14:00Z">
                  <w:rPr/>
                </w:rPrChange>
              </w:rPr>
              <w:t>sn</w:t>
            </w:r>
            <w:proofErr w:type="spellEnd"/>
          </w:p>
        </w:tc>
      </w:tr>
      <w:tr w:rsidR="00645F23" w14:paraId="450A9484" w14:textId="77777777">
        <w:tc>
          <w:tcPr>
            <w:tcW w:w="1904" w:type="dxa"/>
          </w:tcPr>
          <w:p w14:paraId="012C1BEC" w14:textId="77777777" w:rsidR="00645F23" w:rsidRDefault="00C93F97">
            <w:pPr>
              <w:pStyle w:val="Compact"/>
              <w:widowControl w:val="0"/>
              <w:rPr>
                <w:sz w:val="22"/>
                <w:szCs w:val="22"/>
              </w:rPr>
            </w:pPr>
            <w:r>
              <w:rPr>
                <w:sz w:val="22"/>
                <w:szCs w:val="22"/>
              </w:rPr>
              <w:t>st3</w:t>
            </w:r>
          </w:p>
        </w:tc>
        <w:tc>
          <w:tcPr>
            <w:tcW w:w="1669" w:type="dxa"/>
          </w:tcPr>
          <w:p w14:paraId="1437D2BA" w14:textId="77777777" w:rsidR="00645F23" w:rsidRDefault="00C93F97">
            <w:pPr>
              <w:pStyle w:val="Compact"/>
              <w:widowControl w:val="0"/>
              <w:rPr>
                <w:sz w:val="22"/>
                <w:szCs w:val="22"/>
              </w:rPr>
            </w:pPr>
            <w:r>
              <w:rPr>
                <w:sz w:val="22"/>
                <w:szCs w:val="22"/>
              </w:rPr>
              <w:t>hi</w:t>
            </w:r>
          </w:p>
        </w:tc>
        <w:tc>
          <w:tcPr>
            <w:tcW w:w="1787" w:type="dxa"/>
          </w:tcPr>
          <w:p w14:paraId="3C9BE092" w14:textId="77777777" w:rsidR="00645F23" w:rsidRDefault="00C93F97">
            <w:pPr>
              <w:pStyle w:val="Compact"/>
              <w:widowControl w:val="0"/>
              <w:rPr>
                <w:sz w:val="22"/>
                <w:szCs w:val="22"/>
              </w:rPr>
            </w:pPr>
            <w:r>
              <w:rPr>
                <w:sz w:val="22"/>
                <w:szCs w:val="22"/>
              </w:rPr>
              <w:t>0</w:t>
            </w:r>
          </w:p>
        </w:tc>
        <w:tc>
          <w:tcPr>
            <w:tcW w:w="1071" w:type="dxa"/>
            <w:tcBorders>
              <w:left w:val="single" w:sz="4" w:space="0" w:color="000000"/>
            </w:tcBorders>
            <w:tcMar>
              <w:top w:w="55" w:type="dxa"/>
              <w:bottom w:w="55" w:type="dxa"/>
            </w:tcMar>
          </w:tcPr>
          <w:p w14:paraId="43030C74" w14:textId="77777777" w:rsidR="00645F23" w:rsidRDefault="00C93F97">
            <w:pPr>
              <w:pStyle w:val="Compact"/>
              <w:widowControl w:val="0"/>
              <w:rPr>
                <w:b/>
                <w:bCs/>
                <w:sz w:val="22"/>
                <w:szCs w:val="22"/>
              </w:rPr>
            </w:pPr>
            <w:proofErr w:type="spellStart"/>
            <w:r>
              <w:rPr>
                <w:b/>
                <w:bCs/>
                <w:sz w:val="22"/>
                <w:szCs w:val="22"/>
                <w:rPrChange w:id="246" w:author="Xavier Rotllan-Puig" w:date="2021-10-12T16:14:00Z">
                  <w:rPr/>
                </w:rPrChange>
              </w:rPr>
              <w:t>sn</w:t>
            </w:r>
            <w:proofErr w:type="spellEnd"/>
          </w:p>
        </w:tc>
        <w:tc>
          <w:tcPr>
            <w:tcW w:w="1431" w:type="dxa"/>
          </w:tcPr>
          <w:p w14:paraId="6701A457" w14:textId="77777777" w:rsidR="00645F23" w:rsidRDefault="00C93F97">
            <w:pPr>
              <w:pStyle w:val="Compact"/>
              <w:widowControl w:val="0"/>
              <w:rPr>
                <w:b/>
                <w:bCs/>
                <w:sz w:val="22"/>
                <w:szCs w:val="22"/>
              </w:rPr>
            </w:pPr>
            <w:proofErr w:type="spellStart"/>
            <w:r>
              <w:rPr>
                <w:b/>
                <w:bCs/>
                <w:sz w:val="22"/>
                <w:szCs w:val="22"/>
                <w:rPrChange w:id="247" w:author="Xavier Rotllan-Puig" w:date="2021-10-12T16:14:00Z">
                  <w:rPr/>
                </w:rPrChange>
              </w:rPr>
              <w:t>sn</w:t>
            </w:r>
            <w:proofErr w:type="spellEnd"/>
          </w:p>
        </w:tc>
      </w:tr>
      <w:tr w:rsidR="00645F23" w14:paraId="5C928E4E" w14:textId="77777777">
        <w:tc>
          <w:tcPr>
            <w:tcW w:w="1904" w:type="dxa"/>
          </w:tcPr>
          <w:p w14:paraId="41F06FE8" w14:textId="77777777" w:rsidR="00645F23" w:rsidRDefault="00C93F97">
            <w:pPr>
              <w:pStyle w:val="Compact"/>
              <w:widowControl w:val="0"/>
              <w:rPr>
                <w:sz w:val="22"/>
                <w:szCs w:val="22"/>
              </w:rPr>
            </w:pPr>
            <w:r>
              <w:rPr>
                <w:sz w:val="22"/>
                <w:szCs w:val="22"/>
              </w:rPr>
              <w:t>st4</w:t>
            </w:r>
          </w:p>
        </w:tc>
        <w:tc>
          <w:tcPr>
            <w:tcW w:w="1669" w:type="dxa"/>
          </w:tcPr>
          <w:p w14:paraId="4001FCF6" w14:textId="77777777" w:rsidR="00645F23" w:rsidRDefault="00C93F97">
            <w:pPr>
              <w:pStyle w:val="Compact"/>
              <w:widowControl w:val="0"/>
              <w:rPr>
                <w:sz w:val="22"/>
                <w:szCs w:val="22"/>
              </w:rPr>
            </w:pPr>
            <w:r>
              <w:rPr>
                <w:sz w:val="22"/>
                <w:szCs w:val="22"/>
              </w:rPr>
              <w:t>lo</w:t>
            </w:r>
          </w:p>
        </w:tc>
        <w:tc>
          <w:tcPr>
            <w:tcW w:w="1787" w:type="dxa"/>
          </w:tcPr>
          <w:p w14:paraId="27522F80" w14:textId="77777777" w:rsidR="00645F23" w:rsidRDefault="00C93F97">
            <w:pPr>
              <w:pStyle w:val="Compact"/>
              <w:widowControl w:val="0"/>
              <w:rPr>
                <w:sz w:val="22"/>
                <w:szCs w:val="22"/>
              </w:rPr>
            </w:pPr>
            <w:r>
              <w:rPr>
                <w:sz w:val="22"/>
                <w:szCs w:val="22"/>
              </w:rPr>
              <w:t>0</w:t>
            </w:r>
          </w:p>
        </w:tc>
        <w:tc>
          <w:tcPr>
            <w:tcW w:w="1071" w:type="dxa"/>
            <w:tcBorders>
              <w:left w:val="single" w:sz="4" w:space="0" w:color="000000"/>
            </w:tcBorders>
            <w:tcMar>
              <w:top w:w="55" w:type="dxa"/>
              <w:bottom w:w="55" w:type="dxa"/>
            </w:tcMar>
          </w:tcPr>
          <w:p w14:paraId="16F51BF1" w14:textId="77777777" w:rsidR="00645F23" w:rsidRDefault="00C93F97">
            <w:pPr>
              <w:pStyle w:val="Compact"/>
              <w:widowControl w:val="0"/>
              <w:rPr>
                <w:b/>
                <w:bCs/>
                <w:sz w:val="22"/>
                <w:szCs w:val="22"/>
              </w:rPr>
            </w:pPr>
            <w:proofErr w:type="spellStart"/>
            <w:r>
              <w:rPr>
                <w:b/>
                <w:bCs/>
                <w:sz w:val="22"/>
                <w:szCs w:val="22"/>
                <w:rPrChange w:id="248" w:author="Xavier Rotllan-Puig" w:date="2021-10-12T16:14:00Z">
                  <w:rPr/>
                </w:rPrChange>
              </w:rPr>
              <w:t>sn</w:t>
            </w:r>
            <w:proofErr w:type="spellEnd"/>
          </w:p>
        </w:tc>
        <w:tc>
          <w:tcPr>
            <w:tcW w:w="1431" w:type="dxa"/>
          </w:tcPr>
          <w:p w14:paraId="543DA93E" w14:textId="77777777" w:rsidR="00645F23" w:rsidRDefault="00C93F97">
            <w:pPr>
              <w:pStyle w:val="Compact"/>
              <w:widowControl w:val="0"/>
              <w:rPr>
                <w:b/>
                <w:bCs/>
                <w:sz w:val="22"/>
                <w:szCs w:val="22"/>
              </w:rPr>
            </w:pPr>
            <w:proofErr w:type="spellStart"/>
            <w:r>
              <w:rPr>
                <w:b/>
                <w:bCs/>
                <w:sz w:val="22"/>
                <w:szCs w:val="22"/>
                <w:rPrChange w:id="249" w:author="Xavier Rotllan-Puig" w:date="2021-10-12T16:14:00Z">
                  <w:rPr/>
                </w:rPrChange>
              </w:rPr>
              <w:t>i</w:t>
            </w:r>
            <w:proofErr w:type="spellEnd"/>
          </w:p>
        </w:tc>
      </w:tr>
      <w:tr w:rsidR="00645F23" w14:paraId="6BFB46C3" w14:textId="77777777">
        <w:tc>
          <w:tcPr>
            <w:tcW w:w="1904" w:type="dxa"/>
          </w:tcPr>
          <w:p w14:paraId="7D6A3DEB" w14:textId="77777777" w:rsidR="00645F23" w:rsidRDefault="00C93F97">
            <w:pPr>
              <w:pStyle w:val="Compact"/>
              <w:widowControl w:val="0"/>
              <w:rPr>
                <w:sz w:val="22"/>
                <w:szCs w:val="22"/>
              </w:rPr>
            </w:pPr>
            <w:r>
              <w:rPr>
                <w:sz w:val="22"/>
                <w:szCs w:val="22"/>
              </w:rPr>
              <w:t>st4</w:t>
            </w:r>
          </w:p>
        </w:tc>
        <w:tc>
          <w:tcPr>
            <w:tcW w:w="1669" w:type="dxa"/>
          </w:tcPr>
          <w:p w14:paraId="6FD65CAD" w14:textId="77777777" w:rsidR="00645F23" w:rsidRDefault="00C93F97">
            <w:pPr>
              <w:pStyle w:val="Compact"/>
              <w:widowControl w:val="0"/>
              <w:rPr>
                <w:sz w:val="22"/>
                <w:szCs w:val="22"/>
              </w:rPr>
            </w:pPr>
            <w:r>
              <w:rPr>
                <w:sz w:val="22"/>
                <w:szCs w:val="22"/>
              </w:rPr>
              <w:t>lo</w:t>
            </w:r>
          </w:p>
        </w:tc>
        <w:tc>
          <w:tcPr>
            <w:tcW w:w="1787" w:type="dxa"/>
          </w:tcPr>
          <w:p w14:paraId="0DAE3FE1" w14:textId="77777777" w:rsidR="00645F23" w:rsidRDefault="00C93F97">
            <w:pPr>
              <w:pStyle w:val="Compact"/>
              <w:widowControl w:val="0"/>
              <w:rPr>
                <w:sz w:val="22"/>
                <w:szCs w:val="22"/>
              </w:rPr>
            </w:pPr>
            <w:r>
              <w:rPr>
                <w:sz w:val="22"/>
                <w:szCs w:val="22"/>
              </w:rPr>
              <w:t>1</w:t>
            </w:r>
          </w:p>
        </w:tc>
        <w:tc>
          <w:tcPr>
            <w:tcW w:w="1071" w:type="dxa"/>
            <w:tcBorders>
              <w:left w:val="single" w:sz="4" w:space="0" w:color="000000"/>
            </w:tcBorders>
            <w:tcMar>
              <w:top w:w="55" w:type="dxa"/>
              <w:bottom w:w="55" w:type="dxa"/>
            </w:tcMar>
          </w:tcPr>
          <w:p w14:paraId="70D544EC" w14:textId="77777777" w:rsidR="00645F23" w:rsidRDefault="00C93F97">
            <w:pPr>
              <w:pStyle w:val="Compact"/>
              <w:widowControl w:val="0"/>
              <w:rPr>
                <w:b/>
                <w:bCs/>
                <w:sz w:val="22"/>
                <w:szCs w:val="22"/>
              </w:rPr>
            </w:pPr>
            <w:proofErr w:type="spellStart"/>
            <w:r>
              <w:rPr>
                <w:b/>
                <w:bCs/>
                <w:sz w:val="22"/>
                <w:szCs w:val="22"/>
                <w:rPrChange w:id="250" w:author="Xavier Rotllan-Puig" w:date="2021-10-12T16:14:00Z">
                  <w:rPr/>
                </w:rPrChange>
              </w:rPr>
              <w:t>sn</w:t>
            </w:r>
            <w:proofErr w:type="spellEnd"/>
          </w:p>
        </w:tc>
        <w:tc>
          <w:tcPr>
            <w:tcW w:w="1431" w:type="dxa"/>
          </w:tcPr>
          <w:p w14:paraId="40C1F5B0" w14:textId="77777777" w:rsidR="00645F23" w:rsidRDefault="00C93F97">
            <w:pPr>
              <w:pStyle w:val="Compact"/>
              <w:widowControl w:val="0"/>
              <w:rPr>
                <w:b/>
                <w:bCs/>
                <w:sz w:val="22"/>
                <w:szCs w:val="22"/>
              </w:rPr>
            </w:pPr>
            <w:proofErr w:type="spellStart"/>
            <w:r>
              <w:rPr>
                <w:b/>
                <w:bCs/>
                <w:sz w:val="22"/>
                <w:szCs w:val="22"/>
                <w:rPrChange w:id="251" w:author="Xavier Rotllan-Puig" w:date="2021-10-12T16:14:00Z">
                  <w:rPr/>
                </w:rPrChange>
              </w:rPr>
              <w:t>i</w:t>
            </w:r>
            <w:proofErr w:type="spellEnd"/>
          </w:p>
        </w:tc>
      </w:tr>
      <w:tr w:rsidR="00645F23" w14:paraId="6EBA3D21" w14:textId="77777777">
        <w:tc>
          <w:tcPr>
            <w:tcW w:w="1904" w:type="dxa"/>
          </w:tcPr>
          <w:p w14:paraId="21D6A146" w14:textId="77777777" w:rsidR="00645F23" w:rsidRDefault="00C93F97">
            <w:pPr>
              <w:pStyle w:val="Compact"/>
              <w:widowControl w:val="0"/>
              <w:rPr>
                <w:sz w:val="22"/>
                <w:szCs w:val="22"/>
              </w:rPr>
            </w:pPr>
            <w:r>
              <w:rPr>
                <w:sz w:val="22"/>
                <w:szCs w:val="22"/>
              </w:rPr>
              <w:t>st4</w:t>
            </w:r>
          </w:p>
        </w:tc>
        <w:tc>
          <w:tcPr>
            <w:tcW w:w="1669" w:type="dxa"/>
          </w:tcPr>
          <w:p w14:paraId="41F5CCC7" w14:textId="77777777" w:rsidR="00645F23" w:rsidRDefault="00C93F97">
            <w:pPr>
              <w:pStyle w:val="Compact"/>
              <w:widowControl w:val="0"/>
              <w:rPr>
                <w:sz w:val="22"/>
                <w:szCs w:val="22"/>
              </w:rPr>
            </w:pPr>
            <w:r>
              <w:rPr>
                <w:sz w:val="22"/>
                <w:szCs w:val="22"/>
              </w:rPr>
              <w:t>lo</w:t>
            </w:r>
          </w:p>
        </w:tc>
        <w:tc>
          <w:tcPr>
            <w:tcW w:w="1787" w:type="dxa"/>
          </w:tcPr>
          <w:p w14:paraId="0DBDB9AD" w14:textId="77777777" w:rsidR="00645F23" w:rsidRDefault="00C93F97">
            <w:pPr>
              <w:pStyle w:val="Compact"/>
              <w:widowControl w:val="0"/>
              <w:rPr>
                <w:sz w:val="22"/>
                <w:szCs w:val="22"/>
              </w:rPr>
            </w:pPr>
            <w:r>
              <w:rPr>
                <w:sz w:val="22"/>
                <w:szCs w:val="22"/>
              </w:rPr>
              <w:t>2</w:t>
            </w:r>
          </w:p>
        </w:tc>
        <w:tc>
          <w:tcPr>
            <w:tcW w:w="1071" w:type="dxa"/>
            <w:tcBorders>
              <w:left w:val="single" w:sz="4" w:space="0" w:color="000000"/>
            </w:tcBorders>
            <w:tcMar>
              <w:top w:w="55" w:type="dxa"/>
              <w:bottom w:w="55" w:type="dxa"/>
            </w:tcMar>
          </w:tcPr>
          <w:p w14:paraId="4288CAFC" w14:textId="77777777" w:rsidR="00645F23" w:rsidRDefault="00C93F97">
            <w:pPr>
              <w:pStyle w:val="Compact"/>
              <w:widowControl w:val="0"/>
              <w:rPr>
                <w:b/>
                <w:bCs/>
                <w:sz w:val="22"/>
                <w:szCs w:val="22"/>
              </w:rPr>
            </w:pPr>
            <w:proofErr w:type="spellStart"/>
            <w:r>
              <w:rPr>
                <w:b/>
                <w:bCs/>
                <w:sz w:val="22"/>
                <w:szCs w:val="22"/>
                <w:rPrChange w:id="252" w:author="Xavier Rotllan-Puig" w:date="2021-10-12T16:14:00Z">
                  <w:rPr/>
                </w:rPrChange>
              </w:rPr>
              <w:t>i</w:t>
            </w:r>
            <w:proofErr w:type="spellEnd"/>
          </w:p>
        </w:tc>
        <w:tc>
          <w:tcPr>
            <w:tcW w:w="1431" w:type="dxa"/>
          </w:tcPr>
          <w:p w14:paraId="14DFF4AD" w14:textId="77777777" w:rsidR="00645F23" w:rsidRDefault="00C93F97">
            <w:pPr>
              <w:pStyle w:val="Compact"/>
              <w:widowControl w:val="0"/>
              <w:rPr>
                <w:b/>
                <w:bCs/>
                <w:sz w:val="22"/>
                <w:szCs w:val="22"/>
              </w:rPr>
            </w:pPr>
            <w:proofErr w:type="spellStart"/>
            <w:r>
              <w:rPr>
                <w:b/>
                <w:bCs/>
                <w:sz w:val="22"/>
                <w:szCs w:val="22"/>
                <w:rPrChange w:id="253" w:author="Xavier Rotllan-Puig" w:date="2021-10-12T16:14:00Z">
                  <w:rPr/>
                </w:rPrChange>
              </w:rPr>
              <w:t>i</w:t>
            </w:r>
            <w:proofErr w:type="spellEnd"/>
          </w:p>
        </w:tc>
      </w:tr>
      <w:tr w:rsidR="00645F23" w14:paraId="5F71D434" w14:textId="77777777">
        <w:tc>
          <w:tcPr>
            <w:tcW w:w="1904" w:type="dxa"/>
          </w:tcPr>
          <w:p w14:paraId="79C8023C" w14:textId="77777777" w:rsidR="00645F23" w:rsidRDefault="00C93F97">
            <w:pPr>
              <w:pStyle w:val="Compact"/>
              <w:widowControl w:val="0"/>
              <w:rPr>
                <w:sz w:val="22"/>
                <w:szCs w:val="22"/>
              </w:rPr>
            </w:pPr>
            <w:r>
              <w:rPr>
                <w:sz w:val="22"/>
                <w:szCs w:val="22"/>
              </w:rPr>
              <w:t>st4</w:t>
            </w:r>
          </w:p>
        </w:tc>
        <w:tc>
          <w:tcPr>
            <w:tcW w:w="1669" w:type="dxa"/>
          </w:tcPr>
          <w:p w14:paraId="090AC3B1" w14:textId="77777777" w:rsidR="00645F23" w:rsidRDefault="00C93F97">
            <w:pPr>
              <w:pStyle w:val="Compact"/>
              <w:widowControl w:val="0"/>
              <w:rPr>
                <w:sz w:val="22"/>
                <w:szCs w:val="22"/>
              </w:rPr>
            </w:pPr>
            <w:r>
              <w:rPr>
                <w:sz w:val="22"/>
                <w:szCs w:val="22"/>
              </w:rPr>
              <w:t>me</w:t>
            </w:r>
          </w:p>
        </w:tc>
        <w:tc>
          <w:tcPr>
            <w:tcW w:w="1787" w:type="dxa"/>
          </w:tcPr>
          <w:p w14:paraId="7D021592" w14:textId="77777777" w:rsidR="00645F23" w:rsidRDefault="00C93F97">
            <w:pPr>
              <w:pStyle w:val="Compact"/>
              <w:widowControl w:val="0"/>
              <w:rPr>
                <w:sz w:val="22"/>
                <w:szCs w:val="22"/>
              </w:rPr>
            </w:pPr>
            <w:r>
              <w:rPr>
                <w:sz w:val="22"/>
                <w:szCs w:val="22"/>
              </w:rPr>
              <w:t>0</w:t>
            </w:r>
          </w:p>
        </w:tc>
        <w:tc>
          <w:tcPr>
            <w:tcW w:w="1071" w:type="dxa"/>
            <w:tcBorders>
              <w:left w:val="single" w:sz="4" w:space="0" w:color="000000"/>
            </w:tcBorders>
            <w:tcMar>
              <w:top w:w="55" w:type="dxa"/>
              <w:bottom w:w="55" w:type="dxa"/>
            </w:tcMar>
          </w:tcPr>
          <w:p w14:paraId="54026BB0" w14:textId="77777777" w:rsidR="00645F23" w:rsidRDefault="00C93F97">
            <w:pPr>
              <w:pStyle w:val="Compact"/>
              <w:widowControl w:val="0"/>
              <w:rPr>
                <w:b/>
                <w:bCs/>
                <w:sz w:val="22"/>
                <w:szCs w:val="22"/>
              </w:rPr>
            </w:pPr>
            <w:proofErr w:type="spellStart"/>
            <w:r>
              <w:rPr>
                <w:b/>
                <w:bCs/>
                <w:sz w:val="22"/>
                <w:szCs w:val="22"/>
                <w:rPrChange w:id="254" w:author="Xavier Rotllan-Puig" w:date="2021-10-12T16:14:00Z">
                  <w:rPr/>
                </w:rPrChange>
              </w:rPr>
              <w:t>sn</w:t>
            </w:r>
            <w:proofErr w:type="spellEnd"/>
          </w:p>
        </w:tc>
        <w:tc>
          <w:tcPr>
            <w:tcW w:w="1431" w:type="dxa"/>
          </w:tcPr>
          <w:p w14:paraId="7BEA1D45" w14:textId="77777777" w:rsidR="00645F23" w:rsidRDefault="00C93F97">
            <w:pPr>
              <w:pStyle w:val="Compact"/>
              <w:widowControl w:val="0"/>
              <w:rPr>
                <w:b/>
                <w:bCs/>
                <w:sz w:val="22"/>
                <w:szCs w:val="22"/>
              </w:rPr>
            </w:pPr>
            <w:proofErr w:type="spellStart"/>
            <w:r>
              <w:rPr>
                <w:b/>
                <w:bCs/>
                <w:sz w:val="22"/>
                <w:szCs w:val="22"/>
                <w:rPrChange w:id="255" w:author="Xavier Rotllan-Puig" w:date="2021-10-12T16:14:00Z">
                  <w:rPr/>
                </w:rPrChange>
              </w:rPr>
              <w:t>i</w:t>
            </w:r>
            <w:proofErr w:type="spellEnd"/>
          </w:p>
        </w:tc>
      </w:tr>
      <w:tr w:rsidR="00645F23" w14:paraId="2CC2ABEE" w14:textId="77777777">
        <w:tc>
          <w:tcPr>
            <w:tcW w:w="1904" w:type="dxa"/>
          </w:tcPr>
          <w:p w14:paraId="2CE6BDB6" w14:textId="77777777" w:rsidR="00645F23" w:rsidRDefault="00C93F97">
            <w:pPr>
              <w:pStyle w:val="Compact"/>
              <w:widowControl w:val="0"/>
              <w:rPr>
                <w:sz w:val="22"/>
                <w:szCs w:val="22"/>
              </w:rPr>
            </w:pPr>
            <w:r>
              <w:rPr>
                <w:sz w:val="22"/>
                <w:szCs w:val="22"/>
              </w:rPr>
              <w:t>st4</w:t>
            </w:r>
          </w:p>
        </w:tc>
        <w:tc>
          <w:tcPr>
            <w:tcW w:w="1669" w:type="dxa"/>
          </w:tcPr>
          <w:p w14:paraId="2B08BB65" w14:textId="77777777" w:rsidR="00645F23" w:rsidRDefault="00C93F97">
            <w:pPr>
              <w:pStyle w:val="Compact"/>
              <w:widowControl w:val="0"/>
              <w:rPr>
                <w:sz w:val="22"/>
                <w:szCs w:val="22"/>
              </w:rPr>
            </w:pPr>
            <w:r>
              <w:rPr>
                <w:sz w:val="22"/>
                <w:szCs w:val="22"/>
              </w:rPr>
              <w:t>me</w:t>
            </w:r>
          </w:p>
        </w:tc>
        <w:tc>
          <w:tcPr>
            <w:tcW w:w="1787" w:type="dxa"/>
          </w:tcPr>
          <w:p w14:paraId="0909E816" w14:textId="77777777" w:rsidR="00645F23" w:rsidRDefault="00C93F97">
            <w:pPr>
              <w:pStyle w:val="Compact"/>
              <w:widowControl w:val="0"/>
              <w:rPr>
                <w:sz w:val="22"/>
                <w:szCs w:val="22"/>
              </w:rPr>
            </w:pPr>
            <w:r>
              <w:rPr>
                <w:sz w:val="22"/>
                <w:szCs w:val="22"/>
              </w:rPr>
              <w:t>1</w:t>
            </w:r>
          </w:p>
        </w:tc>
        <w:tc>
          <w:tcPr>
            <w:tcW w:w="1071" w:type="dxa"/>
            <w:tcBorders>
              <w:left w:val="single" w:sz="4" w:space="0" w:color="000000"/>
            </w:tcBorders>
            <w:tcMar>
              <w:top w:w="55" w:type="dxa"/>
              <w:bottom w:w="55" w:type="dxa"/>
            </w:tcMar>
          </w:tcPr>
          <w:p w14:paraId="5C195807" w14:textId="77777777" w:rsidR="00645F23" w:rsidRDefault="00C93F97">
            <w:pPr>
              <w:pStyle w:val="Compact"/>
              <w:widowControl w:val="0"/>
              <w:rPr>
                <w:b/>
                <w:bCs/>
                <w:sz w:val="22"/>
                <w:szCs w:val="22"/>
              </w:rPr>
            </w:pPr>
            <w:proofErr w:type="spellStart"/>
            <w:r>
              <w:rPr>
                <w:b/>
                <w:bCs/>
                <w:sz w:val="22"/>
                <w:szCs w:val="22"/>
                <w:rPrChange w:id="256" w:author="Xavier Rotllan-Puig" w:date="2021-10-12T16:14:00Z">
                  <w:rPr/>
                </w:rPrChange>
              </w:rPr>
              <w:t>i</w:t>
            </w:r>
            <w:proofErr w:type="spellEnd"/>
          </w:p>
        </w:tc>
        <w:tc>
          <w:tcPr>
            <w:tcW w:w="1431" w:type="dxa"/>
          </w:tcPr>
          <w:p w14:paraId="5352DBAF" w14:textId="77777777" w:rsidR="00645F23" w:rsidRDefault="00C93F97">
            <w:pPr>
              <w:pStyle w:val="Compact"/>
              <w:widowControl w:val="0"/>
              <w:rPr>
                <w:b/>
                <w:bCs/>
                <w:sz w:val="22"/>
                <w:szCs w:val="22"/>
              </w:rPr>
            </w:pPr>
            <w:proofErr w:type="spellStart"/>
            <w:r>
              <w:rPr>
                <w:b/>
                <w:bCs/>
                <w:sz w:val="22"/>
                <w:szCs w:val="22"/>
                <w:rPrChange w:id="257" w:author="Xavier Rotllan-Puig" w:date="2021-10-12T16:14:00Z">
                  <w:rPr/>
                </w:rPrChange>
              </w:rPr>
              <w:t>i</w:t>
            </w:r>
            <w:proofErr w:type="spellEnd"/>
          </w:p>
        </w:tc>
      </w:tr>
      <w:tr w:rsidR="00645F23" w14:paraId="17285837" w14:textId="77777777">
        <w:tc>
          <w:tcPr>
            <w:tcW w:w="1904" w:type="dxa"/>
          </w:tcPr>
          <w:p w14:paraId="434A9DC1" w14:textId="77777777" w:rsidR="00645F23" w:rsidRDefault="00C93F97">
            <w:pPr>
              <w:pStyle w:val="Compact"/>
              <w:widowControl w:val="0"/>
              <w:rPr>
                <w:sz w:val="22"/>
                <w:szCs w:val="22"/>
              </w:rPr>
            </w:pPr>
            <w:r>
              <w:rPr>
                <w:sz w:val="22"/>
                <w:szCs w:val="22"/>
              </w:rPr>
              <w:t>st4</w:t>
            </w:r>
          </w:p>
        </w:tc>
        <w:tc>
          <w:tcPr>
            <w:tcW w:w="1669" w:type="dxa"/>
          </w:tcPr>
          <w:p w14:paraId="2092DC38" w14:textId="77777777" w:rsidR="00645F23" w:rsidRDefault="00C93F97">
            <w:pPr>
              <w:pStyle w:val="Compact"/>
              <w:widowControl w:val="0"/>
              <w:rPr>
                <w:sz w:val="22"/>
                <w:szCs w:val="22"/>
              </w:rPr>
            </w:pPr>
            <w:r>
              <w:rPr>
                <w:sz w:val="22"/>
                <w:szCs w:val="22"/>
              </w:rPr>
              <w:t>me</w:t>
            </w:r>
          </w:p>
        </w:tc>
        <w:tc>
          <w:tcPr>
            <w:tcW w:w="1787" w:type="dxa"/>
          </w:tcPr>
          <w:p w14:paraId="3D17016C" w14:textId="77777777" w:rsidR="00645F23" w:rsidRDefault="00C93F97">
            <w:pPr>
              <w:pStyle w:val="Compact"/>
              <w:widowControl w:val="0"/>
              <w:rPr>
                <w:sz w:val="22"/>
                <w:szCs w:val="22"/>
              </w:rPr>
            </w:pPr>
            <w:r>
              <w:rPr>
                <w:sz w:val="22"/>
                <w:szCs w:val="22"/>
              </w:rPr>
              <w:t>2</w:t>
            </w:r>
          </w:p>
        </w:tc>
        <w:tc>
          <w:tcPr>
            <w:tcW w:w="1071" w:type="dxa"/>
            <w:tcBorders>
              <w:left w:val="single" w:sz="4" w:space="0" w:color="000000"/>
            </w:tcBorders>
            <w:tcMar>
              <w:top w:w="55" w:type="dxa"/>
              <w:bottom w:w="55" w:type="dxa"/>
            </w:tcMar>
          </w:tcPr>
          <w:p w14:paraId="369E651A" w14:textId="77777777" w:rsidR="00645F23" w:rsidRDefault="00C93F97">
            <w:pPr>
              <w:pStyle w:val="Compact"/>
              <w:widowControl w:val="0"/>
              <w:rPr>
                <w:b/>
                <w:bCs/>
                <w:sz w:val="22"/>
                <w:szCs w:val="22"/>
              </w:rPr>
            </w:pPr>
            <w:proofErr w:type="spellStart"/>
            <w:r>
              <w:rPr>
                <w:b/>
                <w:bCs/>
                <w:sz w:val="22"/>
                <w:szCs w:val="22"/>
                <w:rPrChange w:id="258" w:author="Xavier Rotllan-Puig" w:date="2021-10-12T16:14:00Z">
                  <w:rPr/>
                </w:rPrChange>
              </w:rPr>
              <w:t>i</w:t>
            </w:r>
            <w:proofErr w:type="spellEnd"/>
          </w:p>
        </w:tc>
        <w:tc>
          <w:tcPr>
            <w:tcW w:w="1431" w:type="dxa"/>
          </w:tcPr>
          <w:p w14:paraId="75995A41" w14:textId="77777777" w:rsidR="00645F23" w:rsidRDefault="00C93F97">
            <w:pPr>
              <w:pStyle w:val="Compact"/>
              <w:widowControl w:val="0"/>
              <w:rPr>
                <w:b/>
                <w:bCs/>
                <w:sz w:val="22"/>
                <w:szCs w:val="22"/>
              </w:rPr>
            </w:pPr>
            <w:proofErr w:type="spellStart"/>
            <w:r>
              <w:rPr>
                <w:b/>
                <w:bCs/>
                <w:sz w:val="22"/>
                <w:szCs w:val="22"/>
                <w:rPrChange w:id="259" w:author="Xavier Rotllan-Puig" w:date="2021-10-12T16:14:00Z">
                  <w:rPr/>
                </w:rPrChange>
              </w:rPr>
              <w:t>i</w:t>
            </w:r>
            <w:proofErr w:type="spellEnd"/>
          </w:p>
        </w:tc>
      </w:tr>
      <w:tr w:rsidR="00645F23" w14:paraId="391D4F70" w14:textId="77777777">
        <w:tc>
          <w:tcPr>
            <w:tcW w:w="1904" w:type="dxa"/>
          </w:tcPr>
          <w:p w14:paraId="01CCFF57" w14:textId="77777777" w:rsidR="00645F23" w:rsidRDefault="00C93F97">
            <w:pPr>
              <w:pStyle w:val="Compact"/>
              <w:widowControl w:val="0"/>
              <w:rPr>
                <w:sz w:val="22"/>
                <w:szCs w:val="22"/>
              </w:rPr>
            </w:pPr>
            <w:r>
              <w:rPr>
                <w:sz w:val="22"/>
                <w:szCs w:val="22"/>
              </w:rPr>
              <w:t>st4</w:t>
            </w:r>
          </w:p>
        </w:tc>
        <w:tc>
          <w:tcPr>
            <w:tcW w:w="1669" w:type="dxa"/>
          </w:tcPr>
          <w:p w14:paraId="306C596A" w14:textId="77777777" w:rsidR="00645F23" w:rsidRDefault="00C93F97">
            <w:pPr>
              <w:pStyle w:val="Compact"/>
              <w:widowControl w:val="0"/>
              <w:rPr>
                <w:sz w:val="22"/>
                <w:szCs w:val="22"/>
              </w:rPr>
            </w:pPr>
            <w:r>
              <w:rPr>
                <w:sz w:val="22"/>
                <w:szCs w:val="22"/>
              </w:rPr>
              <w:t>hi</w:t>
            </w:r>
          </w:p>
        </w:tc>
        <w:tc>
          <w:tcPr>
            <w:tcW w:w="1787" w:type="dxa"/>
          </w:tcPr>
          <w:p w14:paraId="47AF02D0" w14:textId="77777777" w:rsidR="00645F23" w:rsidRDefault="00C93F97">
            <w:pPr>
              <w:pStyle w:val="Compact"/>
              <w:widowControl w:val="0"/>
              <w:rPr>
                <w:sz w:val="22"/>
                <w:szCs w:val="22"/>
              </w:rPr>
            </w:pPr>
            <w:r>
              <w:rPr>
                <w:sz w:val="22"/>
                <w:szCs w:val="22"/>
              </w:rPr>
              <w:t>0</w:t>
            </w:r>
          </w:p>
        </w:tc>
        <w:tc>
          <w:tcPr>
            <w:tcW w:w="1071" w:type="dxa"/>
            <w:tcBorders>
              <w:left w:val="single" w:sz="4" w:space="0" w:color="000000"/>
            </w:tcBorders>
            <w:tcMar>
              <w:top w:w="55" w:type="dxa"/>
              <w:bottom w:w="55" w:type="dxa"/>
            </w:tcMar>
          </w:tcPr>
          <w:p w14:paraId="200BC519" w14:textId="77777777" w:rsidR="00645F23" w:rsidRDefault="00C93F97">
            <w:pPr>
              <w:pStyle w:val="Compact"/>
              <w:widowControl w:val="0"/>
              <w:rPr>
                <w:b/>
                <w:bCs/>
                <w:sz w:val="22"/>
                <w:szCs w:val="22"/>
              </w:rPr>
            </w:pPr>
            <w:proofErr w:type="spellStart"/>
            <w:r>
              <w:rPr>
                <w:b/>
                <w:bCs/>
                <w:sz w:val="22"/>
                <w:szCs w:val="22"/>
                <w:rPrChange w:id="260" w:author="Xavier Rotllan-Puig" w:date="2021-10-12T16:14:00Z">
                  <w:rPr/>
                </w:rPrChange>
              </w:rPr>
              <w:t>i</w:t>
            </w:r>
            <w:proofErr w:type="spellEnd"/>
          </w:p>
        </w:tc>
        <w:tc>
          <w:tcPr>
            <w:tcW w:w="1431" w:type="dxa"/>
          </w:tcPr>
          <w:p w14:paraId="7E951A42" w14:textId="77777777" w:rsidR="00645F23" w:rsidRDefault="00C93F97">
            <w:pPr>
              <w:pStyle w:val="Compact"/>
              <w:widowControl w:val="0"/>
              <w:rPr>
                <w:b/>
                <w:bCs/>
                <w:sz w:val="22"/>
                <w:szCs w:val="22"/>
              </w:rPr>
            </w:pPr>
            <w:proofErr w:type="spellStart"/>
            <w:r>
              <w:rPr>
                <w:b/>
                <w:bCs/>
                <w:sz w:val="22"/>
                <w:szCs w:val="22"/>
                <w:rPrChange w:id="261" w:author="Xavier Rotllan-Puig" w:date="2021-10-12T16:14:00Z">
                  <w:rPr/>
                </w:rPrChange>
              </w:rPr>
              <w:t>i</w:t>
            </w:r>
            <w:proofErr w:type="spellEnd"/>
          </w:p>
        </w:tc>
      </w:tr>
    </w:tbl>
    <w:p w14:paraId="347D4019" w14:textId="77777777" w:rsidR="00645F23" w:rsidRDefault="00C93F97">
      <w:pPr>
        <w:pStyle w:val="BodyText"/>
      </w:pPr>
      <w:r>
        <w:t xml:space="preserve"> </w:t>
      </w:r>
    </w:p>
    <w:p w14:paraId="4410D2B4" w14:textId="77777777" w:rsidR="00645F23" w:rsidRDefault="00C93F97">
      <w:pPr>
        <w:pStyle w:val="BodyText"/>
        <w:rPr>
          <w:del w:id="262" w:author="Xavier Rotllan-Puig" w:date="2021-10-12T12:29:00Z"/>
        </w:rPr>
      </w:pPr>
      <w:r>
        <w:t xml:space="preserve">In the present study, the Land Productivity Dynamics indicator final map (Figure 4) is the result of the combined assessment of the </w:t>
      </w:r>
      <w:proofErr w:type="gramStart"/>
      <w:r>
        <w:t>Long Term</w:t>
      </w:r>
      <w:proofErr w:type="gramEnd"/>
      <w:r>
        <w:t xml:space="preserve"> Change Map (Figure 2D) and the Current Status Map of land productivity (Figure 3B), both based on the “Above ground vegetation productivity” variable, plus the two phenological variables for the derivation of the EFTs.</w:t>
      </w:r>
      <w:ins w:id="263" w:author="Xavier Rotllan-Puig" w:date="2021-10-07T09:52:00Z">
        <w:r>
          <w:t xml:space="preserve"> The map shows </w:t>
        </w:r>
      </w:ins>
      <w:ins w:id="264" w:author="Xavier Rotllan-Puig" w:date="2021-10-07T09:53:00Z">
        <w:r>
          <w:t>an overall positive trend pattern in Europe</w:t>
        </w:r>
      </w:ins>
      <w:ins w:id="265" w:author="Xavier Rotllan-Puig" w:date="2021-10-07T09:55:00Z">
        <w:r>
          <w:t xml:space="preserve"> in the period 2000-2019</w:t>
        </w:r>
      </w:ins>
      <w:ins w:id="266" w:author="Xavier Rotllan-Puig" w:date="2021-10-07T09:56:00Z">
        <w:r>
          <w:t xml:space="preserve">, with some aggregations of </w:t>
        </w:r>
      </w:ins>
      <w:ins w:id="267" w:author="Xavier Rotllan-Puig" w:date="2021-10-07T09:57:00Z">
        <w:r>
          <w:t xml:space="preserve">declining and early signs of decline areas in the Iberian Peninsula as well as in the Middle East region. </w:t>
        </w:r>
      </w:ins>
    </w:p>
    <w:p w14:paraId="54701224" w14:textId="77777777" w:rsidR="00645F23" w:rsidRDefault="00645F23">
      <w:pPr>
        <w:pStyle w:val="BodyText"/>
      </w:pPr>
    </w:p>
    <w:p w14:paraId="6A74C53E" w14:textId="77777777" w:rsidR="00645F23" w:rsidRDefault="00C93F97">
      <w:r>
        <w:rPr>
          <w:noProof/>
        </w:rPr>
        <w:lastRenderedPageBreak/>
        <w:drawing>
          <wp:inline distT="0" distB="0" distL="0" distR="0" wp14:anchorId="27923AA3" wp14:editId="2FE0377D">
            <wp:extent cx="5401310" cy="5401310"/>
            <wp:effectExtent l="0" t="0" r="0" b="0"/>
            <wp:docPr id="4" name="Picture 3" descr="C:\Users\rotllxa\D6_LPD\LPD_MODIS_Europe\LPD_final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Users\rotllxa\D6_LPD\LPD_MODIS_Europe\LPD_finalMap.jpg"/>
                    <pic:cNvPicPr>
                      <a:picLocks noChangeAspect="1" noChangeArrowheads="1"/>
                    </pic:cNvPicPr>
                  </pic:nvPicPr>
                  <pic:blipFill>
                    <a:blip r:embed="rId20"/>
                    <a:stretch>
                      <a:fillRect/>
                    </a:stretch>
                  </pic:blipFill>
                  <pic:spPr bwMode="auto">
                    <a:xfrm>
                      <a:off x="0" y="0"/>
                      <a:ext cx="5401310" cy="5401310"/>
                    </a:xfrm>
                    <a:prstGeom prst="rect">
                      <a:avLst/>
                    </a:prstGeom>
                  </pic:spPr>
                </pic:pic>
              </a:graphicData>
            </a:graphic>
          </wp:inline>
        </w:drawing>
      </w:r>
    </w:p>
    <w:p w14:paraId="1CBFD762" w14:textId="77777777" w:rsidR="00645F23" w:rsidRDefault="00C93F97">
      <w:pPr>
        <w:pStyle w:val="Caption"/>
      </w:pPr>
      <w:r>
        <w:t xml:space="preserve">Figure 4: Land Productivity Dynamics indicator </w:t>
      </w:r>
      <w:commentRangeStart w:id="268"/>
      <w:r>
        <w:t>final map</w:t>
      </w:r>
      <w:commentRangeEnd w:id="268"/>
      <w:r w:rsidR="00CB38DF">
        <w:rPr>
          <w:rStyle w:val="CommentReference"/>
          <w:i w:val="0"/>
        </w:rPr>
        <w:commentReference w:id="268"/>
      </w:r>
      <w:r>
        <w:t xml:space="preserve">. Combined assessment of the Long Term Change Map and the Current Status Map of land </w:t>
      </w:r>
      <w:proofErr w:type="gramStart"/>
      <w:r>
        <w:t>productivity.(</w:t>
      </w:r>
      <w:proofErr w:type="gramEnd"/>
      <w:r>
        <w:t xml:space="preserve">1) d - Declining land productivity, (2) </w:t>
      </w:r>
      <w:proofErr w:type="spellStart"/>
      <w:r>
        <w:t>ed</w:t>
      </w:r>
      <w:proofErr w:type="spellEnd"/>
      <w:r>
        <w:t xml:space="preserve"> - Early signs of decline of land productivity, (3) </w:t>
      </w:r>
      <w:proofErr w:type="spellStart"/>
      <w:r>
        <w:t>st</w:t>
      </w:r>
      <w:proofErr w:type="spellEnd"/>
      <w:r>
        <w:t xml:space="preserve"> - Stable but stressed land productivity, (4) </w:t>
      </w:r>
      <w:proofErr w:type="spellStart"/>
      <w:r>
        <w:t>sn</w:t>
      </w:r>
      <w:proofErr w:type="spellEnd"/>
      <w:r>
        <w:t xml:space="preserve"> - Stable and not stressed land productivity and (5) </w:t>
      </w:r>
      <w:proofErr w:type="spellStart"/>
      <w:r>
        <w:t>i</w:t>
      </w:r>
      <w:proofErr w:type="spellEnd"/>
      <w:r>
        <w:t xml:space="preserve"> - Increasing land productivity</w:t>
      </w:r>
    </w:p>
    <w:p w14:paraId="06B687BF" w14:textId="77777777" w:rsidR="00645F23" w:rsidRDefault="00645F23">
      <w:pPr>
        <w:pStyle w:val="Caption"/>
      </w:pPr>
    </w:p>
    <w:p w14:paraId="23826642" w14:textId="4FBBF192" w:rsidR="00645F23" w:rsidRDefault="00C93F97">
      <w:pPr>
        <w:pStyle w:val="BodyText"/>
      </w:pPr>
      <w:ins w:id="269" w:author="Xavier Rotllan-Puig" w:date="2021-10-12T12:30:00Z">
        <w:r>
          <w:t xml:space="preserve">The pattern shown by the indicator (Fig. 4) is similar to the one published in the World Atlas of Desertification (Cherlet et al., 2018), produced with a similar approach, but with </w:t>
        </w:r>
        <w:r>
          <w:lastRenderedPageBreak/>
          <w:t xml:space="preserve">a shorter time series (1999-2013) of </w:t>
        </w:r>
        <w:r>
          <w:rPr>
            <w:color w:val="444444"/>
          </w:rPr>
          <w:t>Copernicus Global Land SPOT VGT products of NDVI.</w:t>
        </w:r>
        <w:r>
          <w:t xml:space="preserve"> Similarly, for another example, but getting focused on Italy, the results of the case study are also quite in line with </w:t>
        </w:r>
        <w:proofErr w:type="spellStart"/>
        <w:r>
          <w:t>Sciortino</w:t>
        </w:r>
        <w:proofErr w:type="spellEnd"/>
        <w:r>
          <w:t xml:space="preserve"> et al. (2020), although they used a very different methodology and slightly shorter time series (2000-2015). Finally,</w:t>
        </w:r>
      </w:ins>
      <w:ins w:id="270" w:author="Xavier Rotllan-Puig" w:date="2021-10-12T12:33:00Z">
        <w:r>
          <w:t xml:space="preserve"> Figure 5 shows the </w:t>
        </w:r>
      </w:ins>
      <w:ins w:id="271" w:author="Xavier Rotllan-Puig" w:date="2021-10-12T12:34:00Z">
        <w:r>
          <w:t xml:space="preserve">indicator calculated with </w:t>
        </w:r>
        <w:proofErr w:type="spellStart"/>
        <w:r>
          <w:rPr>
            <w:i/>
            <w:iCs/>
          </w:rPr>
          <w:t>LPDynR</w:t>
        </w:r>
      </w:ins>
      <w:proofErr w:type="spellEnd"/>
      <w:ins w:id="272" w:author="Xavier Rotllan-Puig" w:date="2021-10-12T12:35:00Z">
        <w:r>
          <w:t xml:space="preserve">, but using time series (2000-2015) of the </w:t>
        </w:r>
      </w:ins>
      <w:ins w:id="273" w:author="michael cherlet" w:date="2021-10-26T17:40:00Z">
        <w:r w:rsidR="00CB38DF">
          <w:t xml:space="preserve">annual </w:t>
        </w:r>
      </w:ins>
      <w:ins w:id="274" w:author="Xavier Rotllan-Puig" w:date="2021-10-12T12:35:00Z">
        <w:r>
          <w:t>sum of the NDVI Copernicus products</w:t>
        </w:r>
        <w:del w:id="275" w:author="michael cherlet" w:date="2021-10-26T17:40:00Z">
          <w:r w:rsidDel="00CB38DF">
            <w:delText xml:space="preserve"> for complete calendar years</w:delText>
          </w:r>
        </w:del>
      </w:ins>
      <w:ins w:id="276" w:author="Xavier Rotllan-Puig" w:date="2021-10-12T12:37:00Z">
        <w:r>
          <w:t xml:space="preserve">, and </w:t>
        </w:r>
      </w:ins>
      <w:ins w:id="277" w:author="michael cherlet" w:date="2021-10-26T17:41:00Z">
        <w:r w:rsidR="00CB38DF">
          <w:t xml:space="preserve">with </w:t>
        </w:r>
      </w:ins>
      <w:ins w:id="278" w:author="Xavier Rotllan-Puig" w:date="2021-10-12T12:37:00Z">
        <w:r>
          <w:t xml:space="preserve">the Copernicus </w:t>
        </w:r>
      </w:ins>
      <w:ins w:id="279" w:author="Xavier Rotllan-Puig" w:date="2021-10-12T12:38:00Z">
        <w:r>
          <w:t>Land Cover product to derive the Ecosystem Functional Types (</w:t>
        </w:r>
        <w:proofErr w:type="spellStart"/>
        <w:r>
          <w:t>Gianoli</w:t>
        </w:r>
        <w:proofErr w:type="spellEnd"/>
        <w:r>
          <w:t xml:space="preserve"> et al., unpublished data).</w:t>
        </w:r>
      </w:ins>
      <w:ins w:id="280" w:author="Xavier Rotllan-Puig" w:date="2021-10-12T13:03:00Z">
        <w:r>
          <w:t xml:space="preserve"> </w:t>
        </w:r>
      </w:ins>
      <w:ins w:id="281" w:author="michael cherlet" w:date="2021-10-26T17:41:00Z">
        <w:r w:rsidR="00CB38DF">
          <w:t xml:space="preserve">This dataset is currently the default dataset for </w:t>
        </w:r>
      </w:ins>
      <w:ins w:id="282" w:author="michael cherlet" w:date="2021-10-26T17:42:00Z">
        <w:r w:rsidR="00CB38DF">
          <w:t xml:space="preserve">reporting on SDG 15.3.1. </w:t>
        </w:r>
      </w:ins>
      <w:commentRangeStart w:id="283"/>
      <w:ins w:id="284" w:author="Xavier Rotllan-Puig" w:date="2021-10-12T13:03:00Z">
        <w:r>
          <w:t>Despite the differences in the time series length and, especially, the origin and characteristics of both data set</w:t>
        </w:r>
      </w:ins>
      <w:ins w:id="285" w:author="Xavier Rotllan-Puig" w:date="2021-10-12T13:04:00Z">
        <w:r>
          <w:t>s,</w:t>
        </w:r>
      </w:ins>
      <w:ins w:id="286" w:author="Xavier Rotllan-Puig" w:date="2021-10-12T13:05:00Z">
        <w:r>
          <w:t xml:space="preserve"> the general pattern of both indicators in terms of positive/negative dynamics </w:t>
        </w:r>
        <w:commentRangeStart w:id="287"/>
        <w:r>
          <w:t>are quite similar</w:t>
        </w:r>
      </w:ins>
      <w:ins w:id="288" w:author="Xavier Rotllan-Puig" w:date="2021-10-12T13:09:00Z">
        <w:r>
          <w:t xml:space="preserve"> for most of the area</w:t>
        </w:r>
      </w:ins>
      <w:commentRangeEnd w:id="287"/>
      <w:r w:rsidR="000F03E5">
        <w:rPr>
          <w:rStyle w:val="CommentReference"/>
        </w:rPr>
        <w:commentReference w:id="287"/>
      </w:r>
      <w:ins w:id="289" w:author="Xavier Rotllan-Puig" w:date="2021-10-12T13:06:00Z">
        <w:r>
          <w:t xml:space="preserve">, </w:t>
        </w:r>
      </w:ins>
      <w:commentRangeStart w:id="290"/>
      <w:ins w:id="291" w:author="Xavier Rotllan-Puig" w:date="2021-10-12T13:11:00Z">
        <w:r>
          <w:t>except for Southern Scandinavia and Northern Germany, as well as</w:t>
        </w:r>
      </w:ins>
      <w:ins w:id="292" w:author="Xavier Rotllan-Puig" w:date="2021-10-12T13:13:00Z">
        <w:r>
          <w:t xml:space="preserve"> the North of Black Sea</w:t>
        </w:r>
      </w:ins>
      <w:ins w:id="293" w:author="Xavier Rotllan-Puig" w:date="2021-10-12T13:17:00Z">
        <w:r>
          <w:t>.</w:t>
        </w:r>
      </w:ins>
      <w:commentRangeEnd w:id="290"/>
      <w:ins w:id="294" w:author="Xavier Rotllan-Puig" w:date="2021-10-12T13:21:00Z">
        <w:r>
          <w:commentReference w:id="290"/>
        </w:r>
      </w:ins>
      <w:commentRangeEnd w:id="283"/>
      <w:r w:rsidR="004E5923">
        <w:rPr>
          <w:rStyle w:val="CommentReference"/>
        </w:rPr>
        <w:commentReference w:id="283"/>
      </w:r>
      <w:ins w:id="295" w:author="Xavier Rotllan-Puig" w:date="2021-10-12T13:21:00Z">
        <w:r>
          <w:t xml:space="preserve"> </w:t>
        </w:r>
      </w:ins>
    </w:p>
    <w:p w14:paraId="5C99AA79" w14:textId="77777777" w:rsidR="00645F23" w:rsidRDefault="00645F23">
      <w:pPr>
        <w:pStyle w:val="BodyText"/>
        <w:rPr>
          <w:ins w:id="296" w:author="Xavier Rotllan-Puig" w:date="2021-10-12T13:21:00Z"/>
        </w:rPr>
      </w:pPr>
    </w:p>
    <w:p w14:paraId="0E2DBC27" w14:textId="77777777" w:rsidR="00645F23" w:rsidRDefault="00C93F97">
      <w:pPr>
        <w:pStyle w:val="BodyText"/>
        <w:rPr>
          <w:ins w:id="297" w:author="Xavier Rotllan-Puig" w:date="2021-10-12T13:21:00Z"/>
        </w:rPr>
      </w:pPr>
      <w:ins w:id="298" w:author="Xavier Rotllan-Puig" w:date="2021-10-12T13:21:00Z">
        <w:r>
          <w:rPr>
            <w:noProof/>
          </w:rPr>
          <w:lastRenderedPageBreak/>
          <w:drawing>
            <wp:anchor distT="0" distB="0" distL="0" distR="0" simplePos="0" relativeHeight="101" behindDoc="0" locked="0" layoutInCell="0" allowOverlap="1" wp14:anchorId="47BD79B2" wp14:editId="4AF27FD9">
              <wp:simplePos x="0" y="0"/>
              <wp:positionH relativeFrom="column">
                <wp:align>center</wp:align>
              </wp:positionH>
              <wp:positionV relativeFrom="paragraph">
                <wp:posOffset>635</wp:posOffset>
              </wp:positionV>
              <wp:extent cx="5486400" cy="5486400"/>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21"/>
                      <a:stretch>
                        <a:fillRect/>
                      </a:stretch>
                    </pic:blipFill>
                    <pic:spPr bwMode="auto">
                      <a:xfrm>
                        <a:off x="0" y="0"/>
                        <a:ext cx="5486400" cy="5486400"/>
                      </a:xfrm>
                      <a:prstGeom prst="rect">
                        <a:avLst/>
                      </a:prstGeom>
                    </pic:spPr>
                  </pic:pic>
                </a:graphicData>
              </a:graphic>
            </wp:anchor>
          </w:drawing>
        </w:r>
      </w:ins>
    </w:p>
    <w:p w14:paraId="0B97CFA1" w14:textId="77777777" w:rsidR="00645F23" w:rsidRDefault="00C93F97">
      <w:pPr>
        <w:pStyle w:val="Caption"/>
      </w:pPr>
      <w:ins w:id="299" w:author="Xavier Rotllan-Puig" w:date="2021-10-12T13:21:00Z">
        <w:r>
          <w:t>Figure 5: Land Productivity Dynamics indicator calculated using time series (2000-2015) of the sum of the NDVI Copernicus products for complete calendar years, and the Copernicus Land Cover product to derive the Ecosystem Functional Types (</w:t>
        </w:r>
        <w:proofErr w:type="spellStart"/>
        <w:r>
          <w:t>Gianoli</w:t>
        </w:r>
        <w:proofErr w:type="spellEnd"/>
        <w:r>
          <w:t xml:space="preserve"> et al., unpublished data). (1) d - Declining land productivity, (2) </w:t>
        </w:r>
        <w:proofErr w:type="spellStart"/>
        <w:r>
          <w:t>ed</w:t>
        </w:r>
        <w:proofErr w:type="spellEnd"/>
        <w:r>
          <w:t xml:space="preserve"> - Early signs of decline of land productivity, (3) </w:t>
        </w:r>
        <w:proofErr w:type="spellStart"/>
        <w:r>
          <w:t>st</w:t>
        </w:r>
        <w:proofErr w:type="spellEnd"/>
        <w:r>
          <w:t xml:space="preserve"> - Stable but stressed land productivity, (4) </w:t>
        </w:r>
        <w:proofErr w:type="spellStart"/>
        <w:r>
          <w:t>sn</w:t>
        </w:r>
        <w:proofErr w:type="spellEnd"/>
        <w:r>
          <w:t xml:space="preserve"> - Stable and not stressed land productivity and (5) </w:t>
        </w:r>
        <w:proofErr w:type="spellStart"/>
        <w:r>
          <w:t>i</w:t>
        </w:r>
        <w:proofErr w:type="spellEnd"/>
        <w:r>
          <w:t xml:space="preserve"> - Increasing land productivity</w:t>
        </w:r>
      </w:ins>
    </w:p>
    <w:p w14:paraId="5A051473" w14:textId="77777777" w:rsidR="00645F23" w:rsidRDefault="00C93F97">
      <w:pPr>
        <w:pStyle w:val="Heading2"/>
      </w:pPr>
      <w:bookmarkStart w:id="300" w:name="Xd14f03875673163f2709ef74bc8fc872c6aaede"/>
      <w:r>
        <w:lastRenderedPageBreak/>
        <w:t>Alternative method for the Land Productivity Dynamics indicator</w:t>
      </w:r>
      <w:bookmarkEnd w:id="300"/>
    </w:p>
    <w:p w14:paraId="0FEE6C20" w14:textId="35126C30" w:rsidR="00645F23" w:rsidRDefault="00C93F97">
      <w:pPr>
        <w:pStyle w:val="FirstParagraph"/>
      </w:pPr>
      <w:r>
        <w:t>Including the current level of land productivity relative to its potential (Chapter 5) in the final L</w:t>
      </w:r>
      <w:ins w:id="301" w:author="Xavier Rotllan-Puig" w:date="2021-09-21T13:00:00Z">
        <w:r>
          <w:t xml:space="preserve">and </w:t>
        </w:r>
      </w:ins>
      <w:r>
        <w:t>P</w:t>
      </w:r>
      <w:ins w:id="302" w:author="Xavier Rotllan-Puig" w:date="2021-09-21T13:00:00Z">
        <w:r>
          <w:t xml:space="preserve">roductivity </w:t>
        </w:r>
      </w:ins>
      <w:r>
        <w:t>D</w:t>
      </w:r>
      <w:ins w:id="303" w:author="Xavier Rotllan-Puig" w:date="2021-09-21T13:00:00Z">
        <w:r>
          <w:t>ynamics</w:t>
        </w:r>
      </w:ins>
      <w:r>
        <w:t xml:space="preserve"> calculation (Chapter 6) improves the land productivity indicator</w:t>
      </w:r>
      <w:ins w:id="304" w:author="michael cherlet" w:date="2021-10-26T18:15:00Z">
        <w:r w:rsidR="00A502C4">
          <w:t xml:space="preserve">. </w:t>
        </w:r>
      </w:ins>
      <w:r>
        <w:t xml:space="preserve"> </w:t>
      </w:r>
      <w:commentRangeStart w:id="305"/>
      <w:del w:id="306" w:author="michael cherlet" w:date="2021-10-26T18:15:00Z">
        <w:r w:rsidDel="00A502C4">
          <w:delText xml:space="preserve">as </w:delText>
        </w:r>
      </w:del>
      <w:ins w:id="307" w:author="michael cherlet" w:date="2021-10-26T18:15:00Z">
        <w:r w:rsidR="00A502C4">
          <w:t xml:space="preserve">The </w:t>
        </w:r>
      </w:ins>
      <w:r>
        <w:t>L</w:t>
      </w:r>
      <w:ins w:id="308" w:author="Xavier Rotllan-Puig" w:date="2021-09-21T13:00:00Z">
        <w:r>
          <w:t xml:space="preserve">ocal </w:t>
        </w:r>
      </w:ins>
      <w:r>
        <w:t>N</w:t>
      </w:r>
      <w:ins w:id="309" w:author="Xavier Rotllan-Puig" w:date="2021-09-21T13:00:00Z">
        <w:r>
          <w:t xml:space="preserve">et </w:t>
        </w:r>
      </w:ins>
      <w:r>
        <w:t>S</w:t>
      </w:r>
      <w:ins w:id="310" w:author="Xavier Rotllan-Puig" w:date="2021-09-21T13:00:00Z">
        <w:r>
          <w:t>caling</w:t>
        </w:r>
      </w:ins>
      <w:r>
        <w:t xml:space="preserve"> values may </w:t>
      </w:r>
      <w:ins w:id="311" w:author="michael cherlet" w:date="2021-10-26T18:16:00Z">
        <w:r w:rsidR="00075C5C">
          <w:t xml:space="preserve">not directly </w:t>
        </w:r>
      </w:ins>
      <w:r>
        <w:t xml:space="preserve">indicate </w:t>
      </w:r>
      <w:del w:id="312" w:author="michael cherlet" w:date="2021-10-26T18:16:00Z">
        <w:r w:rsidDel="00075C5C">
          <w:delText xml:space="preserve">not </w:delText>
        </w:r>
      </w:del>
      <w:r>
        <w:t>degradation in areas with a negative tendency of productivity, but where the level of productivity still remains high relative to other similar areas nearby</w:t>
      </w:r>
      <w:commentRangeEnd w:id="305"/>
      <w:r w:rsidR="00075C5C">
        <w:rPr>
          <w:rStyle w:val="CommentReference"/>
          <w:rFonts w:cstheme="minorBidi"/>
        </w:rPr>
        <w:commentReference w:id="305"/>
      </w:r>
      <w:r>
        <w:t>. Despite th</w:t>
      </w:r>
      <w:ins w:id="313" w:author="michael cherlet" w:date="2021-10-26T19:21:00Z">
        <w:r w:rsidR="00693B93">
          <w:t>e</w:t>
        </w:r>
      </w:ins>
      <w:del w:id="314" w:author="michael cherlet" w:date="2021-10-26T19:21:00Z">
        <w:r w:rsidDel="00693B93">
          <w:delText>is</w:delText>
        </w:r>
      </w:del>
      <w:ins w:id="315" w:author="michael cherlet" w:date="2021-10-26T19:20:00Z">
        <w:r w:rsidR="00693B93">
          <w:t xml:space="preserve"> additional </w:t>
        </w:r>
      </w:ins>
      <w:ins w:id="316" w:author="michael cherlet" w:date="2021-10-26T19:21:00Z">
        <w:r w:rsidR="00693B93">
          <w:t>information the Local Net Scaling provides</w:t>
        </w:r>
      </w:ins>
      <w:r>
        <w:t xml:space="preserve">, the user might want to derive the final product based only on the tendency map (i.e. </w:t>
      </w:r>
      <w:proofErr w:type="gramStart"/>
      <w:r>
        <w:t>Long Term</w:t>
      </w:r>
      <w:proofErr w:type="gramEnd"/>
      <w:r>
        <w:t xml:space="preserve"> Change Map; Chapter 4), </w:t>
      </w:r>
      <w:del w:id="317" w:author="michael cherlet" w:date="2021-10-26T19:21:00Z">
        <w:r w:rsidDel="00693B93">
          <w:delText>avoiding the inclusion of</w:delText>
        </w:r>
      </w:del>
      <w:ins w:id="318" w:author="michael cherlet" w:date="2021-10-26T19:21:00Z">
        <w:r w:rsidR="00693B93">
          <w:t>leaving out</w:t>
        </w:r>
      </w:ins>
      <w:r>
        <w:t xml:space="preserve"> the Current Status Map derived with the Local Net Scaling approach. The function </w:t>
      </w:r>
      <w:proofErr w:type="spellStart"/>
      <w:r>
        <w:rPr>
          <w:i/>
          <w:iCs/>
        </w:rPr>
        <w:t>LPD_</w:t>
      </w:r>
      <w:proofErr w:type="gramStart"/>
      <w:r>
        <w:rPr>
          <w:i/>
          <w:iCs/>
        </w:rPr>
        <w:t>CombAssess</w:t>
      </w:r>
      <w:proofErr w:type="spellEnd"/>
      <w:r>
        <w:rPr>
          <w:i/>
          <w:iCs/>
        </w:rPr>
        <w:t>(</w:t>
      </w:r>
      <w:proofErr w:type="gramEnd"/>
      <w:r>
        <w:rPr>
          <w:i/>
          <w:iCs/>
        </w:rPr>
        <w:t>)</w:t>
      </w:r>
      <w:r>
        <w:t xml:space="preserve"> performs this step by passing the argument </w:t>
      </w:r>
      <w:proofErr w:type="spellStart"/>
      <w:r>
        <w:rPr>
          <w:i/>
          <w:iCs/>
        </w:rPr>
        <w:t>LandProd_current</w:t>
      </w:r>
      <w:proofErr w:type="spellEnd"/>
      <w:r>
        <w:rPr>
          <w:i/>
          <w:iCs/>
        </w:rPr>
        <w:t xml:space="preserve"> = NULL</w:t>
      </w:r>
      <w:r>
        <w:t xml:space="preserve">. By doing so, the function reclassifies the </w:t>
      </w:r>
      <w:proofErr w:type="gramStart"/>
      <w:r>
        <w:t>Long Term</w:t>
      </w:r>
      <w:proofErr w:type="gramEnd"/>
      <w:r>
        <w:t xml:space="preserve"> Change Map into the same 5 categories of the LPD indicator described above. Table 4 shows how the function executes the reclassification</w:t>
      </w:r>
      <w:ins w:id="319" w:author="michael cherlet" w:date="2021-10-26T19:23:00Z">
        <w:r w:rsidR="00693B93">
          <w:t xml:space="preserve"> of the first three column</w:t>
        </w:r>
      </w:ins>
      <w:ins w:id="320" w:author="michael cherlet" w:date="2021-10-26T19:24:00Z">
        <w:r w:rsidR="00693B93">
          <w:t>s</w:t>
        </w:r>
      </w:ins>
      <w:ins w:id="321" w:author="michael cherlet" w:date="2021-10-26T19:23:00Z">
        <w:r w:rsidR="00693B93">
          <w:t xml:space="preserve"> and the resulting LPD class in t</w:t>
        </w:r>
      </w:ins>
      <w:ins w:id="322" w:author="michael cherlet" w:date="2021-10-26T19:24:00Z">
        <w:r w:rsidR="00693B93">
          <w:t xml:space="preserve">he </w:t>
        </w:r>
      </w:ins>
      <w:ins w:id="323" w:author="Xavier Rotllan-Puig" w:date="2021-10-12T16:17:00Z">
        <w:del w:id="324" w:author="michael cherlet" w:date="2021-10-26T19:24:00Z">
          <w:r w:rsidDel="00693B93">
            <w:delText xml:space="preserve">, </w:delText>
          </w:r>
        </w:del>
        <w:del w:id="325" w:author="michael cherlet" w:date="2021-10-26T19:22:00Z">
          <w:r w:rsidDel="00693B93">
            <w:delText xml:space="preserve">being </w:delText>
          </w:r>
        </w:del>
      </w:ins>
      <w:ins w:id="326" w:author="Xavier Rotllan-Puig" w:date="2021-10-12T16:19:00Z">
        <w:del w:id="327" w:author="michael cherlet" w:date="2021-10-26T19:24:00Z">
          <w:r w:rsidDel="00693B93">
            <w:delText>the</w:delText>
          </w:r>
        </w:del>
        <w:r>
          <w:t xml:space="preserve"> 4</w:t>
        </w:r>
        <w:r>
          <w:rPr>
            <w:vertAlign w:val="superscript"/>
          </w:rPr>
          <w:t>th</w:t>
        </w:r>
        <w:r>
          <w:t xml:space="preserve"> column</w:t>
        </w:r>
      </w:ins>
      <w:ins w:id="328" w:author="michael cherlet" w:date="2021-10-26T19:24:00Z">
        <w:r w:rsidR="00693B93">
          <w:t>.</w:t>
        </w:r>
      </w:ins>
      <w:ins w:id="329" w:author="Xavier Rotllan-Puig" w:date="2021-10-12T16:19:00Z">
        <w:r>
          <w:t xml:space="preserve"> </w:t>
        </w:r>
        <w:del w:id="330" w:author="michael cherlet" w:date="2021-10-26T19:24:00Z">
          <w:r w:rsidDel="00693B93">
            <w:delText>(i.e. LPD class) the result of reclassifying the other first three</w:delText>
          </w:r>
        </w:del>
      </w:ins>
      <w:del w:id="331" w:author="michael cherlet" w:date="2021-10-26T19:24:00Z">
        <w:r w:rsidDel="00693B93">
          <w:delText>.</w:delText>
        </w:r>
      </w:del>
    </w:p>
    <w:p w14:paraId="48B6D420" w14:textId="77777777" w:rsidR="00645F23" w:rsidRDefault="00645F23">
      <w:pPr>
        <w:pStyle w:val="BodyText"/>
        <w:rPr>
          <w:del w:id="332" w:author="Xavier Rotllan-Puig" w:date="2021-09-21T13:01:00Z"/>
        </w:rPr>
      </w:pPr>
    </w:p>
    <w:p w14:paraId="28F4BAED" w14:textId="77777777" w:rsidR="00645F23" w:rsidRDefault="00645F23">
      <w:pPr>
        <w:pStyle w:val="BodyText"/>
        <w:rPr>
          <w:del w:id="333" w:author="Xavier Rotllan-Puig" w:date="2021-09-21T13:01:00Z"/>
        </w:rPr>
      </w:pPr>
    </w:p>
    <w:p w14:paraId="4FB3CDC5" w14:textId="77777777" w:rsidR="00645F23" w:rsidRDefault="00645F23">
      <w:pPr>
        <w:pStyle w:val="BodyText"/>
      </w:pPr>
    </w:p>
    <w:p w14:paraId="3FE9D6D5" w14:textId="77777777" w:rsidR="00645F23" w:rsidRDefault="00645F23">
      <w:pPr>
        <w:pStyle w:val="BodyText"/>
        <w:rPr>
          <w:del w:id="334" w:author="Xavier Rotllan-Puig" w:date="2021-09-21T13:00:00Z"/>
        </w:rPr>
      </w:pPr>
    </w:p>
    <w:p w14:paraId="08E3822C" w14:textId="77777777" w:rsidR="00645F23" w:rsidRDefault="00645F23">
      <w:pPr>
        <w:pStyle w:val="BodyText"/>
        <w:rPr>
          <w:del w:id="335" w:author="Xavier Rotllan-Puig" w:date="2021-09-21T13:00:00Z"/>
        </w:rPr>
      </w:pPr>
    </w:p>
    <w:p w14:paraId="1B058ED4" w14:textId="77777777" w:rsidR="00645F23" w:rsidRDefault="00645F23">
      <w:pPr>
        <w:pStyle w:val="BodyText"/>
        <w:rPr>
          <w:del w:id="336" w:author="Xavier Rotllan-Puig" w:date="2021-09-21T13:00:00Z"/>
        </w:rPr>
      </w:pPr>
    </w:p>
    <w:p w14:paraId="3F452160" w14:textId="77777777" w:rsidR="00645F23" w:rsidRDefault="00645F23">
      <w:pPr>
        <w:pStyle w:val="BodyText"/>
        <w:rPr>
          <w:del w:id="337" w:author="Xavier Rotllan-Puig" w:date="2021-09-21T13:00:00Z"/>
        </w:rPr>
      </w:pPr>
    </w:p>
    <w:p w14:paraId="5A1E28DB" w14:textId="77777777" w:rsidR="00645F23" w:rsidRDefault="00645F23">
      <w:pPr>
        <w:pStyle w:val="BodyText"/>
      </w:pPr>
    </w:p>
    <w:p w14:paraId="52123040" w14:textId="77777777" w:rsidR="00645F23" w:rsidRDefault="00C93F97">
      <w:pPr>
        <w:pStyle w:val="Caption"/>
      </w:pPr>
      <w:r>
        <w:t xml:space="preserve">Table 4: Lookup table for the reclassification of the </w:t>
      </w:r>
      <w:proofErr w:type="gramStart"/>
      <w:r>
        <w:t>Long Term</w:t>
      </w:r>
      <w:proofErr w:type="gramEnd"/>
      <w:r>
        <w:t xml:space="preserve"> Change Map into the Land Productivity Dynamics categories (i.e. (1) d - Declining land productivity, (2) </w:t>
      </w:r>
      <w:proofErr w:type="spellStart"/>
      <w:r>
        <w:t>ed</w:t>
      </w:r>
      <w:proofErr w:type="spellEnd"/>
      <w:r>
        <w:t xml:space="preserve"> - Early signs of decline of land productivity, (3) </w:t>
      </w:r>
      <w:proofErr w:type="spellStart"/>
      <w:r>
        <w:t>st</w:t>
      </w:r>
      <w:proofErr w:type="spellEnd"/>
      <w:r>
        <w:t xml:space="preserve"> - Stable but stressed land productivity, (4) </w:t>
      </w:r>
      <w:proofErr w:type="spellStart"/>
      <w:r>
        <w:t>sn</w:t>
      </w:r>
      <w:proofErr w:type="spellEnd"/>
      <w:r>
        <w:t xml:space="preserve"> - Stable and not stressed land productivity and (5) </w:t>
      </w:r>
      <w:proofErr w:type="spellStart"/>
      <w:r>
        <w:t>i</w:t>
      </w:r>
      <w:proofErr w:type="spellEnd"/>
      <w:r>
        <w:t xml:space="preserve"> - Increasing land productivity)</w:t>
      </w:r>
    </w:p>
    <w:tbl>
      <w:tblPr>
        <w:tblW w:w="3950" w:type="pct"/>
        <w:jc w:val="center"/>
        <w:tblLayout w:type="fixed"/>
        <w:tblLook w:val="07C0" w:firstRow="0" w:lastRow="1" w:firstColumn="1" w:lastColumn="1" w:noHBand="1" w:noVBand="1"/>
      </w:tblPr>
      <w:tblGrid>
        <w:gridCol w:w="1916"/>
        <w:gridCol w:w="1676"/>
        <w:gridCol w:w="1798"/>
        <w:gridCol w:w="1436"/>
      </w:tblGrid>
      <w:tr w:rsidR="00645F23" w14:paraId="2A87381B" w14:textId="77777777">
        <w:trPr>
          <w:jc w:val="center"/>
        </w:trPr>
        <w:tc>
          <w:tcPr>
            <w:tcW w:w="1915" w:type="dxa"/>
            <w:tcBorders>
              <w:bottom w:val="single" w:sz="4" w:space="0" w:color="000000"/>
            </w:tcBorders>
          </w:tcPr>
          <w:p w14:paraId="1ED1E729" w14:textId="77777777" w:rsidR="00645F23" w:rsidRDefault="00C93F97">
            <w:pPr>
              <w:pStyle w:val="Compact"/>
              <w:widowControl w:val="0"/>
              <w:rPr>
                <w:b/>
                <w:sz w:val="22"/>
                <w:szCs w:val="22"/>
              </w:rPr>
            </w:pPr>
            <w:r>
              <w:rPr>
                <w:b/>
                <w:sz w:val="22"/>
                <w:szCs w:val="22"/>
              </w:rPr>
              <w:t>Steadiness I.</w:t>
            </w:r>
          </w:p>
        </w:tc>
        <w:tc>
          <w:tcPr>
            <w:tcW w:w="1676" w:type="dxa"/>
            <w:tcBorders>
              <w:bottom w:val="single" w:sz="4" w:space="0" w:color="000000"/>
            </w:tcBorders>
          </w:tcPr>
          <w:p w14:paraId="759DD68D" w14:textId="77777777" w:rsidR="00645F23" w:rsidRDefault="00C93F97">
            <w:pPr>
              <w:pStyle w:val="Compact"/>
              <w:widowControl w:val="0"/>
              <w:rPr>
                <w:b/>
                <w:sz w:val="22"/>
                <w:szCs w:val="22"/>
              </w:rPr>
            </w:pPr>
            <w:r>
              <w:rPr>
                <w:b/>
                <w:sz w:val="22"/>
                <w:szCs w:val="22"/>
              </w:rPr>
              <w:t>Baseline L.</w:t>
            </w:r>
          </w:p>
        </w:tc>
        <w:tc>
          <w:tcPr>
            <w:tcW w:w="1797" w:type="dxa"/>
            <w:tcBorders>
              <w:bottom w:val="single" w:sz="4" w:space="0" w:color="000000"/>
            </w:tcBorders>
          </w:tcPr>
          <w:p w14:paraId="433CC414" w14:textId="77777777" w:rsidR="00645F23" w:rsidRDefault="00C93F97">
            <w:pPr>
              <w:pStyle w:val="Compact"/>
              <w:widowControl w:val="0"/>
              <w:rPr>
                <w:b/>
                <w:sz w:val="22"/>
                <w:szCs w:val="22"/>
              </w:rPr>
            </w:pPr>
            <w:r>
              <w:rPr>
                <w:b/>
                <w:sz w:val="22"/>
                <w:szCs w:val="22"/>
              </w:rPr>
              <w:t>State Change</w:t>
            </w:r>
          </w:p>
        </w:tc>
        <w:tc>
          <w:tcPr>
            <w:tcW w:w="1436" w:type="dxa"/>
            <w:tcBorders>
              <w:left w:val="single" w:sz="4" w:space="0" w:color="000000"/>
              <w:bottom w:val="single" w:sz="4" w:space="0" w:color="000000"/>
            </w:tcBorders>
            <w:tcMar>
              <w:top w:w="55" w:type="dxa"/>
              <w:bottom w:w="55" w:type="dxa"/>
            </w:tcMar>
          </w:tcPr>
          <w:p w14:paraId="0D3AF9A0" w14:textId="77777777" w:rsidR="00645F23" w:rsidRDefault="00C93F97">
            <w:pPr>
              <w:pStyle w:val="Compact"/>
              <w:widowControl w:val="0"/>
              <w:rPr>
                <w:b/>
                <w:bCs/>
                <w:sz w:val="22"/>
                <w:szCs w:val="22"/>
              </w:rPr>
            </w:pPr>
            <w:r>
              <w:rPr>
                <w:b/>
                <w:bCs/>
                <w:sz w:val="22"/>
                <w:szCs w:val="22"/>
                <w:rPrChange w:id="338" w:author="Xavier Rotllan-Puig" w:date="2021-10-12T16:16:00Z">
                  <w:rPr/>
                </w:rPrChange>
              </w:rPr>
              <w:t>LPD class</w:t>
            </w:r>
          </w:p>
        </w:tc>
      </w:tr>
      <w:tr w:rsidR="00645F23" w14:paraId="4333F798" w14:textId="77777777">
        <w:trPr>
          <w:jc w:val="center"/>
        </w:trPr>
        <w:tc>
          <w:tcPr>
            <w:tcW w:w="1915" w:type="dxa"/>
            <w:tcBorders>
              <w:top w:val="single" w:sz="4" w:space="0" w:color="000000"/>
            </w:tcBorders>
          </w:tcPr>
          <w:p w14:paraId="20803A81" w14:textId="77777777" w:rsidR="00645F23" w:rsidRDefault="00C93F97">
            <w:pPr>
              <w:pStyle w:val="Compact"/>
              <w:widowControl w:val="0"/>
              <w:rPr>
                <w:sz w:val="22"/>
                <w:szCs w:val="22"/>
              </w:rPr>
            </w:pPr>
            <w:r>
              <w:rPr>
                <w:sz w:val="22"/>
                <w:szCs w:val="22"/>
              </w:rPr>
              <w:t>st1</w:t>
            </w:r>
          </w:p>
        </w:tc>
        <w:tc>
          <w:tcPr>
            <w:tcW w:w="1676" w:type="dxa"/>
            <w:tcBorders>
              <w:top w:val="single" w:sz="4" w:space="0" w:color="000000"/>
            </w:tcBorders>
          </w:tcPr>
          <w:p w14:paraId="72512068" w14:textId="77777777" w:rsidR="00645F23" w:rsidRDefault="00C93F97">
            <w:pPr>
              <w:pStyle w:val="Compact"/>
              <w:widowControl w:val="0"/>
              <w:rPr>
                <w:sz w:val="22"/>
                <w:szCs w:val="22"/>
              </w:rPr>
            </w:pPr>
            <w:r>
              <w:rPr>
                <w:sz w:val="22"/>
                <w:szCs w:val="22"/>
              </w:rPr>
              <w:t>lo</w:t>
            </w:r>
          </w:p>
        </w:tc>
        <w:tc>
          <w:tcPr>
            <w:tcW w:w="1797" w:type="dxa"/>
            <w:tcBorders>
              <w:top w:val="single" w:sz="4" w:space="0" w:color="000000"/>
            </w:tcBorders>
          </w:tcPr>
          <w:p w14:paraId="2D5522CE" w14:textId="77777777" w:rsidR="00645F23" w:rsidRDefault="00C93F97">
            <w:pPr>
              <w:pStyle w:val="Compact"/>
              <w:widowControl w:val="0"/>
              <w:rPr>
                <w:sz w:val="22"/>
                <w:szCs w:val="22"/>
              </w:rPr>
            </w:pPr>
            <w:r>
              <w:rPr>
                <w:sz w:val="22"/>
                <w:szCs w:val="22"/>
              </w:rPr>
              <w:t>0</w:t>
            </w:r>
          </w:p>
        </w:tc>
        <w:tc>
          <w:tcPr>
            <w:tcW w:w="1436" w:type="dxa"/>
            <w:tcBorders>
              <w:top w:val="single" w:sz="4" w:space="0" w:color="000000"/>
              <w:left w:val="single" w:sz="4" w:space="0" w:color="000000"/>
            </w:tcBorders>
            <w:tcMar>
              <w:top w:w="55" w:type="dxa"/>
              <w:bottom w:w="55" w:type="dxa"/>
            </w:tcMar>
          </w:tcPr>
          <w:p w14:paraId="3624F767" w14:textId="77777777" w:rsidR="00645F23" w:rsidRDefault="00C93F97">
            <w:pPr>
              <w:pStyle w:val="Compact"/>
              <w:widowControl w:val="0"/>
              <w:rPr>
                <w:b/>
                <w:bCs/>
                <w:sz w:val="22"/>
                <w:szCs w:val="22"/>
              </w:rPr>
            </w:pPr>
            <w:r>
              <w:rPr>
                <w:b/>
                <w:bCs/>
                <w:sz w:val="22"/>
                <w:szCs w:val="22"/>
                <w:rPrChange w:id="339" w:author="Xavier Rotllan-Puig" w:date="2021-10-12T16:16:00Z">
                  <w:rPr/>
                </w:rPrChange>
              </w:rPr>
              <w:t>d</w:t>
            </w:r>
          </w:p>
        </w:tc>
      </w:tr>
      <w:tr w:rsidR="00645F23" w14:paraId="22FE32EB" w14:textId="77777777">
        <w:trPr>
          <w:jc w:val="center"/>
        </w:trPr>
        <w:tc>
          <w:tcPr>
            <w:tcW w:w="1915" w:type="dxa"/>
          </w:tcPr>
          <w:p w14:paraId="3BAE5F81" w14:textId="77777777" w:rsidR="00645F23" w:rsidRDefault="00C93F97">
            <w:pPr>
              <w:pStyle w:val="Compact"/>
              <w:widowControl w:val="0"/>
              <w:rPr>
                <w:sz w:val="22"/>
                <w:szCs w:val="22"/>
              </w:rPr>
            </w:pPr>
            <w:r>
              <w:rPr>
                <w:sz w:val="22"/>
                <w:szCs w:val="22"/>
              </w:rPr>
              <w:t>st1</w:t>
            </w:r>
          </w:p>
        </w:tc>
        <w:tc>
          <w:tcPr>
            <w:tcW w:w="1676" w:type="dxa"/>
          </w:tcPr>
          <w:p w14:paraId="2B92B72C" w14:textId="77777777" w:rsidR="00645F23" w:rsidRDefault="00C93F97">
            <w:pPr>
              <w:pStyle w:val="Compact"/>
              <w:widowControl w:val="0"/>
              <w:rPr>
                <w:sz w:val="22"/>
                <w:szCs w:val="22"/>
              </w:rPr>
            </w:pPr>
            <w:r>
              <w:rPr>
                <w:sz w:val="22"/>
                <w:szCs w:val="22"/>
              </w:rPr>
              <w:t>lo</w:t>
            </w:r>
          </w:p>
        </w:tc>
        <w:tc>
          <w:tcPr>
            <w:tcW w:w="1797" w:type="dxa"/>
          </w:tcPr>
          <w:p w14:paraId="3689EE9F" w14:textId="77777777" w:rsidR="00645F23" w:rsidRDefault="00C93F97">
            <w:pPr>
              <w:pStyle w:val="Compact"/>
              <w:widowControl w:val="0"/>
              <w:rPr>
                <w:sz w:val="22"/>
                <w:szCs w:val="22"/>
              </w:rPr>
            </w:pPr>
            <w:r>
              <w:rPr>
                <w:sz w:val="22"/>
                <w:szCs w:val="22"/>
              </w:rPr>
              <w:t>1</w:t>
            </w:r>
          </w:p>
        </w:tc>
        <w:tc>
          <w:tcPr>
            <w:tcW w:w="1436" w:type="dxa"/>
            <w:tcBorders>
              <w:left w:val="single" w:sz="4" w:space="0" w:color="000000"/>
            </w:tcBorders>
            <w:tcMar>
              <w:top w:w="55" w:type="dxa"/>
              <w:bottom w:w="55" w:type="dxa"/>
            </w:tcMar>
          </w:tcPr>
          <w:p w14:paraId="64942938" w14:textId="77777777" w:rsidR="00645F23" w:rsidRDefault="00C93F97">
            <w:pPr>
              <w:pStyle w:val="Compact"/>
              <w:widowControl w:val="0"/>
              <w:rPr>
                <w:b/>
                <w:bCs/>
                <w:sz w:val="22"/>
                <w:szCs w:val="22"/>
              </w:rPr>
            </w:pPr>
            <w:r>
              <w:rPr>
                <w:b/>
                <w:bCs/>
                <w:sz w:val="22"/>
                <w:szCs w:val="22"/>
                <w:rPrChange w:id="340" w:author="Xavier Rotllan-Puig" w:date="2021-10-12T16:16:00Z">
                  <w:rPr/>
                </w:rPrChange>
              </w:rPr>
              <w:t>d</w:t>
            </w:r>
          </w:p>
        </w:tc>
      </w:tr>
      <w:tr w:rsidR="00645F23" w14:paraId="214DEDF2" w14:textId="77777777">
        <w:trPr>
          <w:jc w:val="center"/>
        </w:trPr>
        <w:tc>
          <w:tcPr>
            <w:tcW w:w="1915" w:type="dxa"/>
          </w:tcPr>
          <w:p w14:paraId="0CF43897" w14:textId="77777777" w:rsidR="00645F23" w:rsidRDefault="00C93F97">
            <w:pPr>
              <w:pStyle w:val="Compact"/>
              <w:widowControl w:val="0"/>
              <w:rPr>
                <w:sz w:val="22"/>
                <w:szCs w:val="22"/>
              </w:rPr>
            </w:pPr>
            <w:r>
              <w:rPr>
                <w:sz w:val="22"/>
                <w:szCs w:val="22"/>
              </w:rPr>
              <w:t>st1</w:t>
            </w:r>
          </w:p>
        </w:tc>
        <w:tc>
          <w:tcPr>
            <w:tcW w:w="1676" w:type="dxa"/>
          </w:tcPr>
          <w:p w14:paraId="102BBCD2" w14:textId="77777777" w:rsidR="00645F23" w:rsidRDefault="00C93F97">
            <w:pPr>
              <w:pStyle w:val="Compact"/>
              <w:widowControl w:val="0"/>
              <w:rPr>
                <w:sz w:val="22"/>
                <w:szCs w:val="22"/>
              </w:rPr>
            </w:pPr>
            <w:r>
              <w:rPr>
                <w:sz w:val="22"/>
                <w:szCs w:val="22"/>
              </w:rPr>
              <w:t>lo</w:t>
            </w:r>
          </w:p>
        </w:tc>
        <w:tc>
          <w:tcPr>
            <w:tcW w:w="1797" w:type="dxa"/>
          </w:tcPr>
          <w:p w14:paraId="78F76E19" w14:textId="77777777" w:rsidR="00645F23" w:rsidRDefault="00C93F97">
            <w:pPr>
              <w:pStyle w:val="Compact"/>
              <w:widowControl w:val="0"/>
              <w:rPr>
                <w:sz w:val="22"/>
                <w:szCs w:val="22"/>
              </w:rPr>
            </w:pPr>
            <w:r>
              <w:rPr>
                <w:sz w:val="22"/>
                <w:szCs w:val="22"/>
              </w:rPr>
              <w:t>2</w:t>
            </w:r>
          </w:p>
        </w:tc>
        <w:tc>
          <w:tcPr>
            <w:tcW w:w="1436" w:type="dxa"/>
            <w:tcBorders>
              <w:left w:val="single" w:sz="4" w:space="0" w:color="000000"/>
            </w:tcBorders>
            <w:tcMar>
              <w:top w:w="55" w:type="dxa"/>
              <w:bottom w:w="55" w:type="dxa"/>
            </w:tcMar>
          </w:tcPr>
          <w:p w14:paraId="47479C8F" w14:textId="77777777" w:rsidR="00645F23" w:rsidRDefault="00C93F97">
            <w:pPr>
              <w:pStyle w:val="Compact"/>
              <w:widowControl w:val="0"/>
              <w:rPr>
                <w:b/>
                <w:bCs/>
                <w:sz w:val="22"/>
                <w:szCs w:val="22"/>
              </w:rPr>
            </w:pPr>
            <w:r>
              <w:rPr>
                <w:b/>
                <w:bCs/>
                <w:sz w:val="22"/>
                <w:szCs w:val="22"/>
                <w:rPrChange w:id="341" w:author="Xavier Rotllan-Puig" w:date="2021-10-12T16:16:00Z">
                  <w:rPr/>
                </w:rPrChange>
              </w:rPr>
              <w:t>d</w:t>
            </w:r>
          </w:p>
        </w:tc>
      </w:tr>
      <w:tr w:rsidR="00645F23" w14:paraId="5FB29C4F" w14:textId="77777777">
        <w:trPr>
          <w:jc w:val="center"/>
        </w:trPr>
        <w:tc>
          <w:tcPr>
            <w:tcW w:w="1915" w:type="dxa"/>
          </w:tcPr>
          <w:p w14:paraId="45AE2824" w14:textId="77777777" w:rsidR="00645F23" w:rsidRDefault="00C93F97">
            <w:pPr>
              <w:pStyle w:val="Compact"/>
              <w:widowControl w:val="0"/>
              <w:rPr>
                <w:sz w:val="22"/>
                <w:szCs w:val="22"/>
              </w:rPr>
            </w:pPr>
            <w:r>
              <w:rPr>
                <w:sz w:val="22"/>
                <w:szCs w:val="22"/>
              </w:rPr>
              <w:t>st1</w:t>
            </w:r>
          </w:p>
        </w:tc>
        <w:tc>
          <w:tcPr>
            <w:tcW w:w="1676" w:type="dxa"/>
          </w:tcPr>
          <w:p w14:paraId="4546D501" w14:textId="77777777" w:rsidR="00645F23" w:rsidRDefault="00C93F97">
            <w:pPr>
              <w:pStyle w:val="Compact"/>
              <w:widowControl w:val="0"/>
              <w:rPr>
                <w:sz w:val="22"/>
                <w:szCs w:val="22"/>
              </w:rPr>
            </w:pPr>
            <w:r>
              <w:rPr>
                <w:sz w:val="22"/>
                <w:szCs w:val="22"/>
              </w:rPr>
              <w:t>me</w:t>
            </w:r>
          </w:p>
        </w:tc>
        <w:tc>
          <w:tcPr>
            <w:tcW w:w="1797" w:type="dxa"/>
          </w:tcPr>
          <w:p w14:paraId="49665EBB" w14:textId="77777777" w:rsidR="00645F23" w:rsidRDefault="00C93F97">
            <w:pPr>
              <w:pStyle w:val="Compact"/>
              <w:widowControl w:val="0"/>
              <w:rPr>
                <w:sz w:val="22"/>
                <w:szCs w:val="22"/>
              </w:rPr>
            </w:pPr>
            <w:r>
              <w:rPr>
                <w:sz w:val="22"/>
                <w:szCs w:val="22"/>
              </w:rPr>
              <w:t>0</w:t>
            </w:r>
          </w:p>
        </w:tc>
        <w:tc>
          <w:tcPr>
            <w:tcW w:w="1436" w:type="dxa"/>
            <w:tcBorders>
              <w:left w:val="single" w:sz="4" w:space="0" w:color="000000"/>
            </w:tcBorders>
            <w:tcMar>
              <w:top w:w="55" w:type="dxa"/>
              <w:bottom w:w="55" w:type="dxa"/>
            </w:tcMar>
          </w:tcPr>
          <w:p w14:paraId="774CFDD4" w14:textId="77777777" w:rsidR="00645F23" w:rsidRDefault="00C93F97">
            <w:pPr>
              <w:pStyle w:val="Compact"/>
              <w:widowControl w:val="0"/>
              <w:rPr>
                <w:b/>
                <w:bCs/>
                <w:sz w:val="22"/>
                <w:szCs w:val="22"/>
              </w:rPr>
            </w:pPr>
            <w:r>
              <w:rPr>
                <w:b/>
                <w:bCs/>
                <w:sz w:val="22"/>
                <w:szCs w:val="22"/>
                <w:rPrChange w:id="342" w:author="Xavier Rotllan-Puig" w:date="2021-10-12T16:16:00Z">
                  <w:rPr/>
                </w:rPrChange>
              </w:rPr>
              <w:t>d</w:t>
            </w:r>
          </w:p>
        </w:tc>
      </w:tr>
      <w:tr w:rsidR="00645F23" w14:paraId="384FE836" w14:textId="77777777">
        <w:trPr>
          <w:jc w:val="center"/>
        </w:trPr>
        <w:tc>
          <w:tcPr>
            <w:tcW w:w="1915" w:type="dxa"/>
          </w:tcPr>
          <w:p w14:paraId="62236AEC" w14:textId="77777777" w:rsidR="00645F23" w:rsidRDefault="00C93F97">
            <w:pPr>
              <w:pStyle w:val="Compact"/>
              <w:widowControl w:val="0"/>
              <w:rPr>
                <w:sz w:val="22"/>
                <w:szCs w:val="22"/>
              </w:rPr>
            </w:pPr>
            <w:r>
              <w:rPr>
                <w:sz w:val="22"/>
                <w:szCs w:val="22"/>
              </w:rPr>
              <w:lastRenderedPageBreak/>
              <w:t>st1</w:t>
            </w:r>
          </w:p>
        </w:tc>
        <w:tc>
          <w:tcPr>
            <w:tcW w:w="1676" w:type="dxa"/>
          </w:tcPr>
          <w:p w14:paraId="03C9D2FA" w14:textId="77777777" w:rsidR="00645F23" w:rsidRDefault="00C93F97">
            <w:pPr>
              <w:pStyle w:val="Compact"/>
              <w:widowControl w:val="0"/>
              <w:rPr>
                <w:sz w:val="22"/>
                <w:szCs w:val="22"/>
              </w:rPr>
            </w:pPr>
            <w:r>
              <w:rPr>
                <w:sz w:val="22"/>
                <w:szCs w:val="22"/>
              </w:rPr>
              <w:t>me</w:t>
            </w:r>
          </w:p>
        </w:tc>
        <w:tc>
          <w:tcPr>
            <w:tcW w:w="1797" w:type="dxa"/>
          </w:tcPr>
          <w:p w14:paraId="70AF823B" w14:textId="77777777" w:rsidR="00645F23" w:rsidRDefault="00C93F97">
            <w:pPr>
              <w:pStyle w:val="Compact"/>
              <w:widowControl w:val="0"/>
              <w:rPr>
                <w:sz w:val="22"/>
                <w:szCs w:val="22"/>
              </w:rPr>
            </w:pPr>
            <w:r>
              <w:rPr>
                <w:sz w:val="22"/>
                <w:szCs w:val="22"/>
              </w:rPr>
              <w:t>1</w:t>
            </w:r>
          </w:p>
        </w:tc>
        <w:tc>
          <w:tcPr>
            <w:tcW w:w="1436" w:type="dxa"/>
            <w:tcBorders>
              <w:left w:val="single" w:sz="4" w:space="0" w:color="000000"/>
            </w:tcBorders>
            <w:tcMar>
              <w:top w:w="55" w:type="dxa"/>
              <w:bottom w:w="55" w:type="dxa"/>
            </w:tcMar>
          </w:tcPr>
          <w:p w14:paraId="1824013B" w14:textId="77777777" w:rsidR="00645F23" w:rsidRDefault="00C93F97">
            <w:pPr>
              <w:pStyle w:val="Compact"/>
              <w:widowControl w:val="0"/>
              <w:rPr>
                <w:b/>
                <w:bCs/>
                <w:sz w:val="22"/>
                <w:szCs w:val="22"/>
              </w:rPr>
            </w:pPr>
            <w:r>
              <w:rPr>
                <w:b/>
                <w:bCs/>
                <w:sz w:val="22"/>
                <w:szCs w:val="22"/>
                <w:rPrChange w:id="343" w:author="Xavier Rotllan-Puig" w:date="2021-10-12T16:16:00Z">
                  <w:rPr/>
                </w:rPrChange>
              </w:rPr>
              <w:t>d</w:t>
            </w:r>
          </w:p>
        </w:tc>
      </w:tr>
      <w:tr w:rsidR="00645F23" w14:paraId="06E2393B" w14:textId="77777777">
        <w:trPr>
          <w:jc w:val="center"/>
        </w:trPr>
        <w:tc>
          <w:tcPr>
            <w:tcW w:w="1915" w:type="dxa"/>
          </w:tcPr>
          <w:p w14:paraId="6C8C26CC" w14:textId="77777777" w:rsidR="00645F23" w:rsidRDefault="00C93F97">
            <w:pPr>
              <w:pStyle w:val="Compact"/>
              <w:widowControl w:val="0"/>
              <w:rPr>
                <w:sz w:val="22"/>
                <w:szCs w:val="22"/>
              </w:rPr>
            </w:pPr>
            <w:r>
              <w:rPr>
                <w:sz w:val="22"/>
                <w:szCs w:val="22"/>
              </w:rPr>
              <w:t>st1</w:t>
            </w:r>
          </w:p>
        </w:tc>
        <w:tc>
          <w:tcPr>
            <w:tcW w:w="1676" w:type="dxa"/>
          </w:tcPr>
          <w:p w14:paraId="57B94F60" w14:textId="77777777" w:rsidR="00645F23" w:rsidRDefault="00C93F97">
            <w:pPr>
              <w:pStyle w:val="Compact"/>
              <w:widowControl w:val="0"/>
              <w:rPr>
                <w:sz w:val="22"/>
                <w:szCs w:val="22"/>
              </w:rPr>
            </w:pPr>
            <w:r>
              <w:rPr>
                <w:sz w:val="22"/>
                <w:szCs w:val="22"/>
              </w:rPr>
              <w:t>me</w:t>
            </w:r>
          </w:p>
        </w:tc>
        <w:tc>
          <w:tcPr>
            <w:tcW w:w="1797" w:type="dxa"/>
          </w:tcPr>
          <w:p w14:paraId="7B270C09" w14:textId="77777777" w:rsidR="00645F23" w:rsidRDefault="00C93F97">
            <w:pPr>
              <w:pStyle w:val="Compact"/>
              <w:widowControl w:val="0"/>
              <w:rPr>
                <w:sz w:val="22"/>
                <w:szCs w:val="22"/>
              </w:rPr>
            </w:pPr>
            <w:r>
              <w:rPr>
                <w:sz w:val="22"/>
                <w:szCs w:val="22"/>
              </w:rPr>
              <w:t>2</w:t>
            </w:r>
          </w:p>
        </w:tc>
        <w:tc>
          <w:tcPr>
            <w:tcW w:w="1436" w:type="dxa"/>
            <w:tcBorders>
              <w:left w:val="single" w:sz="4" w:space="0" w:color="000000"/>
            </w:tcBorders>
            <w:tcMar>
              <w:top w:w="55" w:type="dxa"/>
              <w:bottom w:w="55" w:type="dxa"/>
            </w:tcMar>
          </w:tcPr>
          <w:p w14:paraId="2405A045" w14:textId="77777777" w:rsidR="00645F23" w:rsidRDefault="00C93F97">
            <w:pPr>
              <w:pStyle w:val="Compact"/>
              <w:widowControl w:val="0"/>
              <w:rPr>
                <w:b/>
                <w:bCs/>
                <w:sz w:val="22"/>
                <w:szCs w:val="22"/>
              </w:rPr>
            </w:pPr>
            <w:r>
              <w:rPr>
                <w:b/>
                <w:bCs/>
                <w:sz w:val="22"/>
                <w:szCs w:val="22"/>
                <w:rPrChange w:id="344" w:author="Xavier Rotllan-Puig" w:date="2021-10-12T16:16:00Z">
                  <w:rPr/>
                </w:rPrChange>
              </w:rPr>
              <w:t>d</w:t>
            </w:r>
          </w:p>
        </w:tc>
      </w:tr>
      <w:tr w:rsidR="00645F23" w14:paraId="77C0A559" w14:textId="77777777">
        <w:trPr>
          <w:jc w:val="center"/>
        </w:trPr>
        <w:tc>
          <w:tcPr>
            <w:tcW w:w="1915" w:type="dxa"/>
          </w:tcPr>
          <w:p w14:paraId="2FBA4ED2" w14:textId="77777777" w:rsidR="00645F23" w:rsidRDefault="00C93F97">
            <w:pPr>
              <w:pStyle w:val="Compact"/>
              <w:widowControl w:val="0"/>
              <w:rPr>
                <w:sz w:val="22"/>
                <w:szCs w:val="22"/>
              </w:rPr>
            </w:pPr>
            <w:r>
              <w:rPr>
                <w:sz w:val="22"/>
                <w:szCs w:val="22"/>
              </w:rPr>
              <w:t>st1</w:t>
            </w:r>
          </w:p>
        </w:tc>
        <w:tc>
          <w:tcPr>
            <w:tcW w:w="1676" w:type="dxa"/>
          </w:tcPr>
          <w:p w14:paraId="196EA595" w14:textId="77777777" w:rsidR="00645F23" w:rsidRDefault="00C93F97">
            <w:pPr>
              <w:pStyle w:val="Compact"/>
              <w:widowControl w:val="0"/>
              <w:rPr>
                <w:sz w:val="22"/>
                <w:szCs w:val="22"/>
              </w:rPr>
            </w:pPr>
            <w:r>
              <w:rPr>
                <w:sz w:val="22"/>
                <w:szCs w:val="22"/>
              </w:rPr>
              <w:t>hi</w:t>
            </w:r>
          </w:p>
        </w:tc>
        <w:tc>
          <w:tcPr>
            <w:tcW w:w="1797" w:type="dxa"/>
          </w:tcPr>
          <w:p w14:paraId="44D3100F" w14:textId="77777777" w:rsidR="00645F23" w:rsidRDefault="00C93F97">
            <w:pPr>
              <w:pStyle w:val="Compact"/>
              <w:widowControl w:val="0"/>
              <w:rPr>
                <w:sz w:val="22"/>
                <w:szCs w:val="22"/>
              </w:rPr>
            </w:pPr>
            <w:r>
              <w:rPr>
                <w:sz w:val="22"/>
                <w:szCs w:val="22"/>
              </w:rPr>
              <w:t>0</w:t>
            </w:r>
          </w:p>
        </w:tc>
        <w:tc>
          <w:tcPr>
            <w:tcW w:w="1436" w:type="dxa"/>
            <w:tcBorders>
              <w:left w:val="single" w:sz="4" w:space="0" w:color="000000"/>
            </w:tcBorders>
            <w:tcMar>
              <w:top w:w="55" w:type="dxa"/>
              <w:bottom w:w="55" w:type="dxa"/>
            </w:tcMar>
          </w:tcPr>
          <w:p w14:paraId="701BDB80" w14:textId="77777777" w:rsidR="00645F23" w:rsidRDefault="00C93F97">
            <w:pPr>
              <w:pStyle w:val="Compact"/>
              <w:widowControl w:val="0"/>
              <w:rPr>
                <w:b/>
                <w:bCs/>
                <w:sz w:val="22"/>
                <w:szCs w:val="22"/>
              </w:rPr>
            </w:pPr>
            <w:proofErr w:type="spellStart"/>
            <w:r>
              <w:rPr>
                <w:b/>
                <w:bCs/>
                <w:sz w:val="22"/>
                <w:szCs w:val="22"/>
                <w:rPrChange w:id="345" w:author="Xavier Rotllan-Puig" w:date="2021-10-12T16:16:00Z">
                  <w:rPr/>
                </w:rPrChange>
              </w:rPr>
              <w:t>ed</w:t>
            </w:r>
            <w:proofErr w:type="spellEnd"/>
          </w:p>
        </w:tc>
      </w:tr>
      <w:tr w:rsidR="00645F23" w14:paraId="112ED2FF" w14:textId="77777777">
        <w:trPr>
          <w:jc w:val="center"/>
        </w:trPr>
        <w:tc>
          <w:tcPr>
            <w:tcW w:w="1915" w:type="dxa"/>
          </w:tcPr>
          <w:p w14:paraId="34943E3F" w14:textId="77777777" w:rsidR="00645F23" w:rsidRDefault="00C93F97">
            <w:pPr>
              <w:pStyle w:val="Compact"/>
              <w:widowControl w:val="0"/>
              <w:rPr>
                <w:sz w:val="22"/>
                <w:szCs w:val="22"/>
              </w:rPr>
            </w:pPr>
            <w:r>
              <w:rPr>
                <w:sz w:val="22"/>
                <w:szCs w:val="22"/>
              </w:rPr>
              <w:t>st1</w:t>
            </w:r>
          </w:p>
        </w:tc>
        <w:tc>
          <w:tcPr>
            <w:tcW w:w="1676" w:type="dxa"/>
          </w:tcPr>
          <w:p w14:paraId="3624B48E" w14:textId="77777777" w:rsidR="00645F23" w:rsidRDefault="00C93F97">
            <w:pPr>
              <w:pStyle w:val="Compact"/>
              <w:widowControl w:val="0"/>
              <w:rPr>
                <w:sz w:val="22"/>
                <w:szCs w:val="22"/>
              </w:rPr>
            </w:pPr>
            <w:r>
              <w:rPr>
                <w:sz w:val="22"/>
                <w:szCs w:val="22"/>
              </w:rPr>
              <w:t>hi</w:t>
            </w:r>
          </w:p>
        </w:tc>
        <w:tc>
          <w:tcPr>
            <w:tcW w:w="1797" w:type="dxa"/>
          </w:tcPr>
          <w:p w14:paraId="392F71DF" w14:textId="77777777" w:rsidR="00645F23" w:rsidRDefault="00C93F97">
            <w:pPr>
              <w:pStyle w:val="Compact"/>
              <w:widowControl w:val="0"/>
              <w:rPr>
                <w:sz w:val="22"/>
                <w:szCs w:val="22"/>
              </w:rPr>
            </w:pPr>
            <w:r>
              <w:rPr>
                <w:sz w:val="22"/>
                <w:szCs w:val="22"/>
              </w:rPr>
              <w:t>1</w:t>
            </w:r>
          </w:p>
        </w:tc>
        <w:tc>
          <w:tcPr>
            <w:tcW w:w="1436" w:type="dxa"/>
            <w:tcBorders>
              <w:left w:val="single" w:sz="4" w:space="0" w:color="000000"/>
            </w:tcBorders>
            <w:tcMar>
              <w:top w:w="55" w:type="dxa"/>
              <w:bottom w:w="55" w:type="dxa"/>
            </w:tcMar>
          </w:tcPr>
          <w:p w14:paraId="6C303A05" w14:textId="77777777" w:rsidR="00645F23" w:rsidRDefault="00C93F97">
            <w:pPr>
              <w:pStyle w:val="Compact"/>
              <w:widowControl w:val="0"/>
              <w:rPr>
                <w:b/>
                <w:bCs/>
                <w:sz w:val="22"/>
                <w:szCs w:val="22"/>
              </w:rPr>
            </w:pPr>
            <w:r>
              <w:rPr>
                <w:b/>
                <w:bCs/>
                <w:sz w:val="22"/>
                <w:szCs w:val="22"/>
                <w:rPrChange w:id="346" w:author="Xavier Rotllan-Puig" w:date="2021-10-12T16:16:00Z">
                  <w:rPr/>
                </w:rPrChange>
              </w:rPr>
              <w:t>d</w:t>
            </w:r>
          </w:p>
        </w:tc>
      </w:tr>
      <w:tr w:rsidR="00645F23" w14:paraId="5987756B" w14:textId="77777777">
        <w:trPr>
          <w:jc w:val="center"/>
        </w:trPr>
        <w:tc>
          <w:tcPr>
            <w:tcW w:w="1915" w:type="dxa"/>
          </w:tcPr>
          <w:p w14:paraId="4C6139CE" w14:textId="77777777" w:rsidR="00645F23" w:rsidRDefault="00C93F97">
            <w:pPr>
              <w:pStyle w:val="Compact"/>
              <w:widowControl w:val="0"/>
              <w:rPr>
                <w:sz w:val="22"/>
                <w:szCs w:val="22"/>
              </w:rPr>
            </w:pPr>
            <w:r>
              <w:rPr>
                <w:sz w:val="22"/>
                <w:szCs w:val="22"/>
              </w:rPr>
              <w:t>st1</w:t>
            </w:r>
          </w:p>
        </w:tc>
        <w:tc>
          <w:tcPr>
            <w:tcW w:w="1676" w:type="dxa"/>
          </w:tcPr>
          <w:p w14:paraId="48F38461" w14:textId="77777777" w:rsidR="00645F23" w:rsidRDefault="00C93F97">
            <w:pPr>
              <w:pStyle w:val="Compact"/>
              <w:widowControl w:val="0"/>
              <w:rPr>
                <w:sz w:val="22"/>
                <w:szCs w:val="22"/>
              </w:rPr>
            </w:pPr>
            <w:r>
              <w:rPr>
                <w:sz w:val="22"/>
                <w:szCs w:val="22"/>
              </w:rPr>
              <w:t>hi</w:t>
            </w:r>
          </w:p>
        </w:tc>
        <w:tc>
          <w:tcPr>
            <w:tcW w:w="1797" w:type="dxa"/>
          </w:tcPr>
          <w:p w14:paraId="412A5056" w14:textId="77777777" w:rsidR="00645F23" w:rsidRDefault="00C93F97">
            <w:pPr>
              <w:pStyle w:val="Compact"/>
              <w:widowControl w:val="0"/>
              <w:rPr>
                <w:sz w:val="22"/>
                <w:szCs w:val="22"/>
              </w:rPr>
            </w:pPr>
            <w:r>
              <w:rPr>
                <w:sz w:val="22"/>
                <w:szCs w:val="22"/>
              </w:rPr>
              <w:t>2</w:t>
            </w:r>
          </w:p>
        </w:tc>
        <w:tc>
          <w:tcPr>
            <w:tcW w:w="1436" w:type="dxa"/>
            <w:tcBorders>
              <w:left w:val="single" w:sz="4" w:space="0" w:color="000000"/>
            </w:tcBorders>
            <w:tcMar>
              <w:top w:w="55" w:type="dxa"/>
              <w:bottom w:w="55" w:type="dxa"/>
            </w:tcMar>
          </w:tcPr>
          <w:p w14:paraId="0F58B795" w14:textId="77777777" w:rsidR="00645F23" w:rsidRDefault="00C93F97">
            <w:pPr>
              <w:pStyle w:val="Compact"/>
              <w:widowControl w:val="0"/>
              <w:rPr>
                <w:b/>
                <w:bCs/>
                <w:sz w:val="22"/>
                <w:szCs w:val="22"/>
              </w:rPr>
            </w:pPr>
            <w:r>
              <w:rPr>
                <w:b/>
                <w:bCs/>
                <w:sz w:val="22"/>
                <w:szCs w:val="22"/>
                <w:rPrChange w:id="347" w:author="Xavier Rotllan-Puig" w:date="2021-10-12T16:16:00Z">
                  <w:rPr/>
                </w:rPrChange>
              </w:rPr>
              <w:t>d</w:t>
            </w:r>
          </w:p>
        </w:tc>
      </w:tr>
      <w:tr w:rsidR="00645F23" w14:paraId="1DC5B2F8" w14:textId="77777777">
        <w:trPr>
          <w:jc w:val="center"/>
        </w:trPr>
        <w:tc>
          <w:tcPr>
            <w:tcW w:w="1915" w:type="dxa"/>
          </w:tcPr>
          <w:p w14:paraId="3CB05CBE" w14:textId="77777777" w:rsidR="00645F23" w:rsidRDefault="00C93F97">
            <w:pPr>
              <w:pStyle w:val="Compact"/>
              <w:widowControl w:val="0"/>
              <w:rPr>
                <w:sz w:val="22"/>
                <w:szCs w:val="22"/>
              </w:rPr>
            </w:pPr>
            <w:r>
              <w:rPr>
                <w:sz w:val="22"/>
                <w:szCs w:val="22"/>
              </w:rPr>
              <w:t>st2</w:t>
            </w:r>
          </w:p>
        </w:tc>
        <w:tc>
          <w:tcPr>
            <w:tcW w:w="1676" w:type="dxa"/>
          </w:tcPr>
          <w:p w14:paraId="54E2BAD1" w14:textId="77777777" w:rsidR="00645F23" w:rsidRDefault="00C93F97">
            <w:pPr>
              <w:pStyle w:val="Compact"/>
              <w:widowControl w:val="0"/>
              <w:rPr>
                <w:sz w:val="22"/>
                <w:szCs w:val="22"/>
              </w:rPr>
            </w:pPr>
            <w:r>
              <w:rPr>
                <w:sz w:val="22"/>
                <w:szCs w:val="22"/>
              </w:rPr>
              <w:t>lo</w:t>
            </w:r>
          </w:p>
        </w:tc>
        <w:tc>
          <w:tcPr>
            <w:tcW w:w="1797" w:type="dxa"/>
          </w:tcPr>
          <w:p w14:paraId="1925BCF1" w14:textId="77777777" w:rsidR="00645F23" w:rsidRDefault="00C93F97">
            <w:pPr>
              <w:pStyle w:val="Compact"/>
              <w:widowControl w:val="0"/>
              <w:rPr>
                <w:sz w:val="22"/>
                <w:szCs w:val="22"/>
              </w:rPr>
            </w:pPr>
            <w:r>
              <w:rPr>
                <w:sz w:val="22"/>
                <w:szCs w:val="22"/>
              </w:rPr>
              <w:t>0</w:t>
            </w:r>
          </w:p>
        </w:tc>
        <w:tc>
          <w:tcPr>
            <w:tcW w:w="1436" w:type="dxa"/>
            <w:tcBorders>
              <w:left w:val="single" w:sz="4" w:space="0" w:color="000000"/>
            </w:tcBorders>
            <w:tcMar>
              <w:top w:w="55" w:type="dxa"/>
              <w:bottom w:w="55" w:type="dxa"/>
            </w:tcMar>
          </w:tcPr>
          <w:p w14:paraId="57CE3B4C" w14:textId="77777777" w:rsidR="00645F23" w:rsidRDefault="00C93F97">
            <w:pPr>
              <w:pStyle w:val="Compact"/>
              <w:widowControl w:val="0"/>
              <w:rPr>
                <w:b/>
                <w:bCs/>
                <w:sz w:val="22"/>
                <w:szCs w:val="22"/>
              </w:rPr>
            </w:pPr>
            <w:proofErr w:type="spellStart"/>
            <w:r>
              <w:rPr>
                <w:b/>
                <w:bCs/>
                <w:sz w:val="22"/>
                <w:szCs w:val="22"/>
                <w:rPrChange w:id="348" w:author="Xavier Rotllan-Puig" w:date="2021-10-12T16:16:00Z">
                  <w:rPr/>
                </w:rPrChange>
              </w:rPr>
              <w:t>st</w:t>
            </w:r>
            <w:proofErr w:type="spellEnd"/>
          </w:p>
        </w:tc>
      </w:tr>
      <w:tr w:rsidR="00645F23" w14:paraId="1BEBCC7B" w14:textId="77777777">
        <w:trPr>
          <w:jc w:val="center"/>
        </w:trPr>
        <w:tc>
          <w:tcPr>
            <w:tcW w:w="1915" w:type="dxa"/>
          </w:tcPr>
          <w:p w14:paraId="446F9E33" w14:textId="77777777" w:rsidR="00645F23" w:rsidRDefault="00C93F97">
            <w:pPr>
              <w:pStyle w:val="Compact"/>
              <w:widowControl w:val="0"/>
              <w:rPr>
                <w:sz w:val="22"/>
                <w:szCs w:val="22"/>
              </w:rPr>
            </w:pPr>
            <w:r>
              <w:rPr>
                <w:sz w:val="22"/>
                <w:szCs w:val="22"/>
              </w:rPr>
              <w:t>st2</w:t>
            </w:r>
          </w:p>
        </w:tc>
        <w:tc>
          <w:tcPr>
            <w:tcW w:w="1676" w:type="dxa"/>
          </w:tcPr>
          <w:p w14:paraId="0914D6A8" w14:textId="77777777" w:rsidR="00645F23" w:rsidRDefault="00C93F97">
            <w:pPr>
              <w:pStyle w:val="Compact"/>
              <w:widowControl w:val="0"/>
              <w:rPr>
                <w:sz w:val="22"/>
                <w:szCs w:val="22"/>
              </w:rPr>
            </w:pPr>
            <w:r>
              <w:rPr>
                <w:sz w:val="22"/>
                <w:szCs w:val="22"/>
              </w:rPr>
              <w:t>me</w:t>
            </w:r>
          </w:p>
        </w:tc>
        <w:tc>
          <w:tcPr>
            <w:tcW w:w="1797" w:type="dxa"/>
          </w:tcPr>
          <w:p w14:paraId="7F7BB37C" w14:textId="77777777" w:rsidR="00645F23" w:rsidRDefault="00C93F97">
            <w:pPr>
              <w:pStyle w:val="Compact"/>
              <w:widowControl w:val="0"/>
              <w:rPr>
                <w:sz w:val="22"/>
                <w:szCs w:val="22"/>
              </w:rPr>
            </w:pPr>
            <w:r>
              <w:rPr>
                <w:sz w:val="22"/>
                <w:szCs w:val="22"/>
              </w:rPr>
              <w:t>0</w:t>
            </w:r>
          </w:p>
        </w:tc>
        <w:tc>
          <w:tcPr>
            <w:tcW w:w="1436" w:type="dxa"/>
            <w:tcBorders>
              <w:left w:val="single" w:sz="4" w:space="0" w:color="000000"/>
            </w:tcBorders>
            <w:tcMar>
              <w:top w:w="55" w:type="dxa"/>
              <w:bottom w:w="55" w:type="dxa"/>
            </w:tcMar>
          </w:tcPr>
          <w:p w14:paraId="47A18EB0" w14:textId="77777777" w:rsidR="00645F23" w:rsidRDefault="00C93F97">
            <w:pPr>
              <w:pStyle w:val="Compact"/>
              <w:widowControl w:val="0"/>
              <w:rPr>
                <w:b/>
                <w:bCs/>
                <w:sz w:val="22"/>
                <w:szCs w:val="22"/>
              </w:rPr>
            </w:pPr>
            <w:proofErr w:type="spellStart"/>
            <w:r>
              <w:rPr>
                <w:b/>
                <w:bCs/>
                <w:sz w:val="22"/>
                <w:szCs w:val="22"/>
                <w:rPrChange w:id="349" w:author="Xavier Rotllan-Puig" w:date="2021-10-12T16:16:00Z">
                  <w:rPr/>
                </w:rPrChange>
              </w:rPr>
              <w:t>st</w:t>
            </w:r>
            <w:proofErr w:type="spellEnd"/>
          </w:p>
        </w:tc>
      </w:tr>
      <w:tr w:rsidR="00645F23" w14:paraId="31EFF45A" w14:textId="77777777">
        <w:trPr>
          <w:jc w:val="center"/>
        </w:trPr>
        <w:tc>
          <w:tcPr>
            <w:tcW w:w="1915" w:type="dxa"/>
          </w:tcPr>
          <w:p w14:paraId="40105CA8" w14:textId="77777777" w:rsidR="00645F23" w:rsidRDefault="00C93F97">
            <w:pPr>
              <w:pStyle w:val="Compact"/>
              <w:widowControl w:val="0"/>
              <w:rPr>
                <w:sz w:val="22"/>
                <w:szCs w:val="22"/>
              </w:rPr>
            </w:pPr>
            <w:r>
              <w:rPr>
                <w:sz w:val="22"/>
                <w:szCs w:val="22"/>
              </w:rPr>
              <w:t>st2</w:t>
            </w:r>
          </w:p>
        </w:tc>
        <w:tc>
          <w:tcPr>
            <w:tcW w:w="1676" w:type="dxa"/>
          </w:tcPr>
          <w:p w14:paraId="4EBF67EE" w14:textId="77777777" w:rsidR="00645F23" w:rsidRDefault="00C93F97">
            <w:pPr>
              <w:pStyle w:val="Compact"/>
              <w:widowControl w:val="0"/>
              <w:rPr>
                <w:sz w:val="22"/>
                <w:szCs w:val="22"/>
              </w:rPr>
            </w:pPr>
            <w:r>
              <w:rPr>
                <w:sz w:val="22"/>
                <w:szCs w:val="22"/>
              </w:rPr>
              <w:t>hi</w:t>
            </w:r>
          </w:p>
        </w:tc>
        <w:tc>
          <w:tcPr>
            <w:tcW w:w="1797" w:type="dxa"/>
          </w:tcPr>
          <w:p w14:paraId="2002F991" w14:textId="77777777" w:rsidR="00645F23" w:rsidRDefault="00C93F97">
            <w:pPr>
              <w:pStyle w:val="Compact"/>
              <w:widowControl w:val="0"/>
              <w:rPr>
                <w:sz w:val="22"/>
                <w:szCs w:val="22"/>
              </w:rPr>
            </w:pPr>
            <w:r>
              <w:rPr>
                <w:sz w:val="22"/>
                <w:szCs w:val="22"/>
              </w:rPr>
              <w:t>0</w:t>
            </w:r>
          </w:p>
        </w:tc>
        <w:tc>
          <w:tcPr>
            <w:tcW w:w="1436" w:type="dxa"/>
            <w:tcBorders>
              <w:left w:val="single" w:sz="4" w:space="0" w:color="000000"/>
            </w:tcBorders>
            <w:tcMar>
              <w:top w:w="55" w:type="dxa"/>
              <w:bottom w:w="55" w:type="dxa"/>
            </w:tcMar>
          </w:tcPr>
          <w:p w14:paraId="2D2CFCEE" w14:textId="77777777" w:rsidR="00645F23" w:rsidRDefault="00C93F97">
            <w:pPr>
              <w:pStyle w:val="Compact"/>
              <w:widowControl w:val="0"/>
              <w:rPr>
                <w:b/>
                <w:bCs/>
                <w:sz w:val="22"/>
                <w:szCs w:val="22"/>
              </w:rPr>
            </w:pPr>
            <w:proofErr w:type="spellStart"/>
            <w:r>
              <w:rPr>
                <w:b/>
                <w:bCs/>
                <w:sz w:val="22"/>
                <w:szCs w:val="22"/>
                <w:rPrChange w:id="350" w:author="Xavier Rotllan-Puig" w:date="2021-10-12T16:16:00Z">
                  <w:rPr/>
                </w:rPrChange>
              </w:rPr>
              <w:t>st</w:t>
            </w:r>
            <w:proofErr w:type="spellEnd"/>
          </w:p>
        </w:tc>
      </w:tr>
      <w:tr w:rsidR="00645F23" w14:paraId="08EA1C31" w14:textId="77777777">
        <w:trPr>
          <w:jc w:val="center"/>
        </w:trPr>
        <w:tc>
          <w:tcPr>
            <w:tcW w:w="1915" w:type="dxa"/>
          </w:tcPr>
          <w:p w14:paraId="5D7DFBE2" w14:textId="77777777" w:rsidR="00645F23" w:rsidRDefault="00C93F97">
            <w:pPr>
              <w:pStyle w:val="Compact"/>
              <w:widowControl w:val="0"/>
              <w:rPr>
                <w:sz w:val="22"/>
                <w:szCs w:val="22"/>
              </w:rPr>
            </w:pPr>
            <w:r>
              <w:rPr>
                <w:sz w:val="22"/>
                <w:szCs w:val="22"/>
              </w:rPr>
              <w:t>st3</w:t>
            </w:r>
          </w:p>
        </w:tc>
        <w:tc>
          <w:tcPr>
            <w:tcW w:w="1676" w:type="dxa"/>
          </w:tcPr>
          <w:p w14:paraId="4534E91D" w14:textId="77777777" w:rsidR="00645F23" w:rsidRDefault="00C93F97">
            <w:pPr>
              <w:pStyle w:val="Compact"/>
              <w:widowControl w:val="0"/>
              <w:rPr>
                <w:sz w:val="22"/>
                <w:szCs w:val="22"/>
              </w:rPr>
            </w:pPr>
            <w:r>
              <w:rPr>
                <w:sz w:val="22"/>
                <w:szCs w:val="22"/>
              </w:rPr>
              <w:t>lo</w:t>
            </w:r>
          </w:p>
        </w:tc>
        <w:tc>
          <w:tcPr>
            <w:tcW w:w="1797" w:type="dxa"/>
          </w:tcPr>
          <w:p w14:paraId="19DFD97A" w14:textId="77777777" w:rsidR="00645F23" w:rsidRDefault="00C93F97">
            <w:pPr>
              <w:pStyle w:val="Compact"/>
              <w:widowControl w:val="0"/>
              <w:rPr>
                <w:sz w:val="22"/>
                <w:szCs w:val="22"/>
              </w:rPr>
            </w:pPr>
            <w:r>
              <w:rPr>
                <w:sz w:val="22"/>
                <w:szCs w:val="22"/>
              </w:rPr>
              <w:t>0</w:t>
            </w:r>
          </w:p>
        </w:tc>
        <w:tc>
          <w:tcPr>
            <w:tcW w:w="1436" w:type="dxa"/>
            <w:tcBorders>
              <w:left w:val="single" w:sz="4" w:space="0" w:color="000000"/>
            </w:tcBorders>
            <w:tcMar>
              <w:top w:w="55" w:type="dxa"/>
              <w:bottom w:w="55" w:type="dxa"/>
            </w:tcMar>
          </w:tcPr>
          <w:p w14:paraId="3BA6CBED" w14:textId="77777777" w:rsidR="00645F23" w:rsidRDefault="00C93F97">
            <w:pPr>
              <w:pStyle w:val="Compact"/>
              <w:widowControl w:val="0"/>
              <w:rPr>
                <w:b/>
                <w:bCs/>
                <w:sz w:val="22"/>
                <w:szCs w:val="22"/>
              </w:rPr>
            </w:pPr>
            <w:proofErr w:type="spellStart"/>
            <w:r>
              <w:rPr>
                <w:b/>
                <w:bCs/>
                <w:sz w:val="22"/>
                <w:szCs w:val="22"/>
                <w:rPrChange w:id="351" w:author="Xavier Rotllan-Puig" w:date="2021-10-12T16:16:00Z">
                  <w:rPr/>
                </w:rPrChange>
              </w:rPr>
              <w:t>sn</w:t>
            </w:r>
            <w:proofErr w:type="spellEnd"/>
          </w:p>
        </w:tc>
      </w:tr>
      <w:tr w:rsidR="00645F23" w14:paraId="527A6220" w14:textId="77777777">
        <w:trPr>
          <w:jc w:val="center"/>
        </w:trPr>
        <w:tc>
          <w:tcPr>
            <w:tcW w:w="1915" w:type="dxa"/>
          </w:tcPr>
          <w:p w14:paraId="18483628" w14:textId="77777777" w:rsidR="00645F23" w:rsidRDefault="00C93F97">
            <w:pPr>
              <w:pStyle w:val="Compact"/>
              <w:widowControl w:val="0"/>
              <w:rPr>
                <w:sz w:val="22"/>
                <w:szCs w:val="22"/>
              </w:rPr>
            </w:pPr>
            <w:r>
              <w:rPr>
                <w:sz w:val="22"/>
                <w:szCs w:val="22"/>
              </w:rPr>
              <w:t>st3</w:t>
            </w:r>
          </w:p>
        </w:tc>
        <w:tc>
          <w:tcPr>
            <w:tcW w:w="1676" w:type="dxa"/>
          </w:tcPr>
          <w:p w14:paraId="25525268" w14:textId="77777777" w:rsidR="00645F23" w:rsidRDefault="00C93F97">
            <w:pPr>
              <w:pStyle w:val="Compact"/>
              <w:widowControl w:val="0"/>
              <w:rPr>
                <w:sz w:val="22"/>
                <w:szCs w:val="22"/>
              </w:rPr>
            </w:pPr>
            <w:r>
              <w:rPr>
                <w:sz w:val="22"/>
                <w:szCs w:val="22"/>
              </w:rPr>
              <w:t>me</w:t>
            </w:r>
          </w:p>
        </w:tc>
        <w:tc>
          <w:tcPr>
            <w:tcW w:w="1797" w:type="dxa"/>
          </w:tcPr>
          <w:p w14:paraId="62302A42" w14:textId="77777777" w:rsidR="00645F23" w:rsidRDefault="00C93F97">
            <w:pPr>
              <w:pStyle w:val="Compact"/>
              <w:widowControl w:val="0"/>
              <w:rPr>
                <w:sz w:val="22"/>
                <w:szCs w:val="22"/>
              </w:rPr>
            </w:pPr>
            <w:r>
              <w:rPr>
                <w:sz w:val="22"/>
                <w:szCs w:val="22"/>
              </w:rPr>
              <w:t>0</w:t>
            </w:r>
          </w:p>
        </w:tc>
        <w:tc>
          <w:tcPr>
            <w:tcW w:w="1436" w:type="dxa"/>
            <w:tcBorders>
              <w:left w:val="single" w:sz="4" w:space="0" w:color="000000"/>
            </w:tcBorders>
            <w:tcMar>
              <w:top w:w="55" w:type="dxa"/>
              <w:bottom w:w="55" w:type="dxa"/>
            </w:tcMar>
          </w:tcPr>
          <w:p w14:paraId="6CD214F1" w14:textId="77777777" w:rsidR="00645F23" w:rsidRDefault="00C93F97">
            <w:pPr>
              <w:pStyle w:val="Compact"/>
              <w:widowControl w:val="0"/>
              <w:rPr>
                <w:b/>
                <w:bCs/>
                <w:sz w:val="22"/>
                <w:szCs w:val="22"/>
              </w:rPr>
            </w:pPr>
            <w:proofErr w:type="spellStart"/>
            <w:r>
              <w:rPr>
                <w:b/>
                <w:bCs/>
                <w:sz w:val="22"/>
                <w:szCs w:val="22"/>
                <w:rPrChange w:id="352" w:author="Xavier Rotllan-Puig" w:date="2021-10-12T16:16:00Z">
                  <w:rPr/>
                </w:rPrChange>
              </w:rPr>
              <w:t>sn</w:t>
            </w:r>
            <w:proofErr w:type="spellEnd"/>
          </w:p>
        </w:tc>
      </w:tr>
      <w:tr w:rsidR="00645F23" w14:paraId="749F7F36" w14:textId="77777777">
        <w:trPr>
          <w:jc w:val="center"/>
        </w:trPr>
        <w:tc>
          <w:tcPr>
            <w:tcW w:w="1915" w:type="dxa"/>
          </w:tcPr>
          <w:p w14:paraId="3C135A24" w14:textId="77777777" w:rsidR="00645F23" w:rsidRDefault="00C93F97">
            <w:pPr>
              <w:pStyle w:val="Compact"/>
              <w:widowControl w:val="0"/>
              <w:rPr>
                <w:sz w:val="22"/>
                <w:szCs w:val="22"/>
              </w:rPr>
            </w:pPr>
            <w:r>
              <w:rPr>
                <w:sz w:val="22"/>
                <w:szCs w:val="22"/>
              </w:rPr>
              <w:t>st3</w:t>
            </w:r>
          </w:p>
        </w:tc>
        <w:tc>
          <w:tcPr>
            <w:tcW w:w="1676" w:type="dxa"/>
          </w:tcPr>
          <w:p w14:paraId="4D75DBDD" w14:textId="77777777" w:rsidR="00645F23" w:rsidRDefault="00C93F97">
            <w:pPr>
              <w:pStyle w:val="Compact"/>
              <w:widowControl w:val="0"/>
              <w:rPr>
                <w:sz w:val="22"/>
                <w:szCs w:val="22"/>
              </w:rPr>
            </w:pPr>
            <w:r>
              <w:rPr>
                <w:sz w:val="22"/>
                <w:szCs w:val="22"/>
              </w:rPr>
              <w:t>hi</w:t>
            </w:r>
          </w:p>
        </w:tc>
        <w:tc>
          <w:tcPr>
            <w:tcW w:w="1797" w:type="dxa"/>
          </w:tcPr>
          <w:p w14:paraId="3D807D62" w14:textId="77777777" w:rsidR="00645F23" w:rsidRDefault="00C93F97">
            <w:pPr>
              <w:pStyle w:val="Compact"/>
              <w:widowControl w:val="0"/>
              <w:rPr>
                <w:sz w:val="22"/>
                <w:szCs w:val="22"/>
              </w:rPr>
            </w:pPr>
            <w:r>
              <w:rPr>
                <w:sz w:val="22"/>
                <w:szCs w:val="22"/>
              </w:rPr>
              <w:t>0</w:t>
            </w:r>
          </w:p>
        </w:tc>
        <w:tc>
          <w:tcPr>
            <w:tcW w:w="1436" w:type="dxa"/>
            <w:tcBorders>
              <w:left w:val="single" w:sz="4" w:space="0" w:color="000000"/>
            </w:tcBorders>
            <w:tcMar>
              <w:top w:w="55" w:type="dxa"/>
              <w:bottom w:w="55" w:type="dxa"/>
            </w:tcMar>
          </w:tcPr>
          <w:p w14:paraId="0556F91D" w14:textId="77777777" w:rsidR="00645F23" w:rsidRDefault="00C93F97">
            <w:pPr>
              <w:pStyle w:val="Compact"/>
              <w:widowControl w:val="0"/>
              <w:rPr>
                <w:b/>
                <w:bCs/>
                <w:sz w:val="22"/>
                <w:szCs w:val="22"/>
              </w:rPr>
            </w:pPr>
            <w:proofErr w:type="spellStart"/>
            <w:r>
              <w:rPr>
                <w:b/>
                <w:bCs/>
                <w:sz w:val="22"/>
                <w:szCs w:val="22"/>
                <w:rPrChange w:id="353" w:author="Xavier Rotllan-Puig" w:date="2021-10-12T16:16:00Z">
                  <w:rPr/>
                </w:rPrChange>
              </w:rPr>
              <w:t>sn</w:t>
            </w:r>
            <w:proofErr w:type="spellEnd"/>
          </w:p>
        </w:tc>
      </w:tr>
      <w:tr w:rsidR="00645F23" w14:paraId="27D0F36F" w14:textId="77777777">
        <w:trPr>
          <w:jc w:val="center"/>
        </w:trPr>
        <w:tc>
          <w:tcPr>
            <w:tcW w:w="1915" w:type="dxa"/>
          </w:tcPr>
          <w:p w14:paraId="25E024DE" w14:textId="77777777" w:rsidR="00645F23" w:rsidRDefault="00C93F97">
            <w:pPr>
              <w:pStyle w:val="Compact"/>
              <w:widowControl w:val="0"/>
              <w:rPr>
                <w:sz w:val="22"/>
                <w:szCs w:val="22"/>
              </w:rPr>
            </w:pPr>
            <w:r>
              <w:rPr>
                <w:sz w:val="22"/>
                <w:szCs w:val="22"/>
              </w:rPr>
              <w:t>st4</w:t>
            </w:r>
          </w:p>
        </w:tc>
        <w:tc>
          <w:tcPr>
            <w:tcW w:w="1676" w:type="dxa"/>
          </w:tcPr>
          <w:p w14:paraId="22F32201" w14:textId="77777777" w:rsidR="00645F23" w:rsidRDefault="00C93F97">
            <w:pPr>
              <w:pStyle w:val="Compact"/>
              <w:widowControl w:val="0"/>
              <w:rPr>
                <w:sz w:val="22"/>
                <w:szCs w:val="22"/>
              </w:rPr>
            </w:pPr>
            <w:r>
              <w:rPr>
                <w:sz w:val="22"/>
                <w:szCs w:val="22"/>
              </w:rPr>
              <w:t>lo</w:t>
            </w:r>
          </w:p>
        </w:tc>
        <w:tc>
          <w:tcPr>
            <w:tcW w:w="1797" w:type="dxa"/>
          </w:tcPr>
          <w:p w14:paraId="646C5388" w14:textId="77777777" w:rsidR="00645F23" w:rsidRDefault="00C93F97">
            <w:pPr>
              <w:pStyle w:val="Compact"/>
              <w:widowControl w:val="0"/>
              <w:rPr>
                <w:sz w:val="22"/>
                <w:szCs w:val="22"/>
              </w:rPr>
            </w:pPr>
            <w:r>
              <w:rPr>
                <w:sz w:val="22"/>
                <w:szCs w:val="22"/>
              </w:rPr>
              <w:t>0</w:t>
            </w:r>
          </w:p>
        </w:tc>
        <w:tc>
          <w:tcPr>
            <w:tcW w:w="1436" w:type="dxa"/>
            <w:tcBorders>
              <w:left w:val="single" w:sz="4" w:space="0" w:color="000000"/>
            </w:tcBorders>
            <w:tcMar>
              <w:top w:w="55" w:type="dxa"/>
              <w:bottom w:w="55" w:type="dxa"/>
            </w:tcMar>
          </w:tcPr>
          <w:p w14:paraId="2ACD7A13" w14:textId="77777777" w:rsidR="00645F23" w:rsidRDefault="00C93F97">
            <w:pPr>
              <w:pStyle w:val="Compact"/>
              <w:widowControl w:val="0"/>
              <w:rPr>
                <w:b/>
                <w:bCs/>
                <w:sz w:val="22"/>
                <w:szCs w:val="22"/>
              </w:rPr>
            </w:pPr>
            <w:proofErr w:type="spellStart"/>
            <w:r>
              <w:rPr>
                <w:b/>
                <w:bCs/>
                <w:sz w:val="22"/>
                <w:szCs w:val="22"/>
                <w:rPrChange w:id="354" w:author="Xavier Rotllan-Puig" w:date="2021-10-12T16:16:00Z">
                  <w:rPr/>
                </w:rPrChange>
              </w:rPr>
              <w:t>sn</w:t>
            </w:r>
            <w:proofErr w:type="spellEnd"/>
          </w:p>
        </w:tc>
      </w:tr>
      <w:tr w:rsidR="00645F23" w14:paraId="5C368184" w14:textId="77777777">
        <w:trPr>
          <w:jc w:val="center"/>
        </w:trPr>
        <w:tc>
          <w:tcPr>
            <w:tcW w:w="1915" w:type="dxa"/>
          </w:tcPr>
          <w:p w14:paraId="1617BC93" w14:textId="77777777" w:rsidR="00645F23" w:rsidRDefault="00C93F97">
            <w:pPr>
              <w:pStyle w:val="Compact"/>
              <w:widowControl w:val="0"/>
              <w:rPr>
                <w:sz w:val="22"/>
                <w:szCs w:val="22"/>
              </w:rPr>
            </w:pPr>
            <w:r>
              <w:rPr>
                <w:sz w:val="22"/>
                <w:szCs w:val="22"/>
              </w:rPr>
              <w:t>st4</w:t>
            </w:r>
          </w:p>
        </w:tc>
        <w:tc>
          <w:tcPr>
            <w:tcW w:w="1676" w:type="dxa"/>
          </w:tcPr>
          <w:p w14:paraId="27A9FF50" w14:textId="77777777" w:rsidR="00645F23" w:rsidRDefault="00C93F97">
            <w:pPr>
              <w:pStyle w:val="Compact"/>
              <w:widowControl w:val="0"/>
              <w:rPr>
                <w:sz w:val="22"/>
                <w:szCs w:val="22"/>
              </w:rPr>
            </w:pPr>
            <w:r>
              <w:rPr>
                <w:sz w:val="22"/>
                <w:szCs w:val="22"/>
              </w:rPr>
              <w:t>lo</w:t>
            </w:r>
          </w:p>
        </w:tc>
        <w:tc>
          <w:tcPr>
            <w:tcW w:w="1797" w:type="dxa"/>
          </w:tcPr>
          <w:p w14:paraId="3FB46479" w14:textId="77777777" w:rsidR="00645F23" w:rsidRDefault="00C93F97">
            <w:pPr>
              <w:pStyle w:val="Compact"/>
              <w:widowControl w:val="0"/>
              <w:rPr>
                <w:sz w:val="22"/>
                <w:szCs w:val="22"/>
              </w:rPr>
            </w:pPr>
            <w:r>
              <w:rPr>
                <w:sz w:val="22"/>
                <w:szCs w:val="22"/>
              </w:rPr>
              <w:t>1</w:t>
            </w:r>
          </w:p>
        </w:tc>
        <w:tc>
          <w:tcPr>
            <w:tcW w:w="1436" w:type="dxa"/>
            <w:tcBorders>
              <w:left w:val="single" w:sz="4" w:space="0" w:color="000000"/>
            </w:tcBorders>
            <w:tcMar>
              <w:top w:w="55" w:type="dxa"/>
              <w:bottom w:w="55" w:type="dxa"/>
            </w:tcMar>
          </w:tcPr>
          <w:p w14:paraId="067F4995" w14:textId="77777777" w:rsidR="00645F23" w:rsidRDefault="00C93F97">
            <w:pPr>
              <w:pStyle w:val="Compact"/>
              <w:widowControl w:val="0"/>
              <w:rPr>
                <w:b/>
                <w:bCs/>
                <w:sz w:val="22"/>
                <w:szCs w:val="22"/>
              </w:rPr>
            </w:pPr>
            <w:proofErr w:type="spellStart"/>
            <w:r>
              <w:rPr>
                <w:b/>
                <w:bCs/>
                <w:sz w:val="22"/>
                <w:szCs w:val="22"/>
                <w:rPrChange w:id="355" w:author="Xavier Rotllan-Puig" w:date="2021-10-12T16:16:00Z">
                  <w:rPr/>
                </w:rPrChange>
              </w:rPr>
              <w:t>sn</w:t>
            </w:r>
            <w:proofErr w:type="spellEnd"/>
          </w:p>
        </w:tc>
      </w:tr>
      <w:tr w:rsidR="00645F23" w14:paraId="5C594659" w14:textId="77777777">
        <w:trPr>
          <w:jc w:val="center"/>
        </w:trPr>
        <w:tc>
          <w:tcPr>
            <w:tcW w:w="1915" w:type="dxa"/>
          </w:tcPr>
          <w:p w14:paraId="32137B1F" w14:textId="77777777" w:rsidR="00645F23" w:rsidRDefault="00C93F97">
            <w:pPr>
              <w:pStyle w:val="Compact"/>
              <w:widowControl w:val="0"/>
              <w:rPr>
                <w:sz w:val="22"/>
                <w:szCs w:val="22"/>
              </w:rPr>
            </w:pPr>
            <w:r>
              <w:rPr>
                <w:sz w:val="22"/>
                <w:szCs w:val="22"/>
              </w:rPr>
              <w:t>st4</w:t>
            </w:r>
          </w:p>
        </w:tc>
        <w:tc>
          <w:tcPr>
            <w:tcW w:w="1676" w:type="dxa"/>
          </w:tcPr>
          <w:p w14:paraId="306729C2" w14:textId="77777777" w:rsidR="00645F23" w:rsidRDefault="00C93F97">
            <w:pPr>
              <w:pStyle w:val="Compact"/>
              <w:widowControl w:val="0"/>
              <w:rPr>
                <w:sz w:val="22"/>
                <w:szCs w:val="22"/>
              </w:rPr>
            </w:pPr>
            <w:r>
              <w:rPr>
                <w:sz w:val="22"/>
                <w:szCs w:val="22"/>
              </w:rPr>
              <w:t>lo</w:t>
            </w:r>
          </w:p>
        </w:tc>
        <w:tc>
          <w:tcPr>
            <w:tcW w:w="1797" w:type="dxa"/>
          </w:tcPr>
          <w:p w14:paraId="00B9B49F" w14:textId="77777777" w:rsidR="00645F23" w:rsidRDefault="00C93F97">
            <w:pPr>
              <w:pStyle w:val="Compact"/>
              <w:widowControl w:val="0"/>
              <w:rPr>
                <w:sz w:val="22"/>
                <w:szCs w:val="22"/>
              </w:rPr>
            </w:pPr>
            <w:r>
              <w:rPr>
                <w:sz w:val="22"/>
                <w:szCs w:val="22"/>
              </w:rPr>
              <w:t>2</w:t>
            </w:r>
          </w:p>
        </w:tc>
        <w:tc>
          <w:tcPr>
            <w:tcW w:w="1436" w:type="dxa"/>
            <w:tcBorders>
              <w:left w:val="single" w:sz="4" w:space="0" w:color="000000"/>
            </w:tcBorders>
            <w:tcMar>
              <w:top w:w="55" w:type="dxa"/>
              <w:bottom w:w="55" w:type="dxa"/>
            </w:tcMar>
          </w:tcPr>
          <w:p w14:paraId="6F52F3A0" w14:textId="77777777" w:rsidR="00645F23" w:rsidRDefault="00C93F97">
            <w:pPr>
              <w:pStyle w:val="Compact"/>
              <w:widowControl w:val="0"/>
              <w:rPr>
                <w:b/>
                <w:bCs/>
                <w:sz w:val="22"/>
                <w:szCs w:val="22"/>
              </w:rPr>
            </w:pPr>
            <w:proofErr w:type="spellStart"/>
            <w:r>
              <w:rPr>
                <w:b/>
                <w:bCs/>
                <w:sz w:val="22"/>
                <w:szCs w:val="22"/>
                <w:rPrChange w:id="356" w:author="Xavier Rotllan-Puig" w:date="2021-10-12T16:16:00Z">
                  <w:rPr/>
                </w:rPrChange>
              </w:rPr>
              <w:t>i</w:t>
            </w:r>
            <w:proofErr w:type="spellEnd"/>
          </w:p>
        </w:tc>
      </w:tr>
      <w:tr w:rsidR="00645F23" w14:paraId="12971133" w14:textId="77777777">
        <w:trPr>
          <w:jc w:val="center"/>
        </w:trPr>
        <w:tc>
          <w:tcPr>
            <w:tcW w:w="1915" w:type="dxa"/>
          </w:tcPr>
          <w:p w14:paraId="67ECA80F" w14:textId="77777777" w:rsidR="00645F23" w:rsidRDefault="00C93F97">
            <w:pPr>
              <w:pStyle w:val="Compact"/>
              <w:widowControl w:val="0"/>
              <w:rPr>
                <w:sz w:val="22"/>
                <w:szCs w:val="22"/>
              </w:rPr>
            </w:pPr>
            <w:r>
              <w:rPr>
                <w:sz w:val="22"/>
                <w:szCs w:val="22"/>
              </w:rPr>
              <w:t>st4</w:t>
            </w:r>
          </w:p>
        </w:tc>
        <w:tc>
          <w:tcPr>
            <w:tcW w:w="1676" w:type="dxa"/>
          </w:tcPr>
          <w:p w14:paraId="7CF83E95" w14:textId="77777777" w:rsidR="00645F23" w:rsidRDefault="00C93F97">
            <w:pPr>
              <w:pStyle w:val="Compact"/>
              <w:widowControl w:val="0"/>
              <w:rPr>
                <w:sz w:val="22"/>
                <w:szCs w:val="22"/>
              </w:rPr>
            </w:pPr>
            <w:r>
              <w:rPr>
                <w:sz w:val="22"/>
                <w:szCs w:val="22"/>
              </w:rPr>
              <w:t>me</w:t>
            </w:r>
          </w:p>
        </w:tc>
        <w:tc>
          <w:tcPr>
            <w:tcW w:w="1797" w:type="dxa"/>
          </w:tcPr>
          <w:p w14:paraId="5A85D2FD" w14:textId="77777777" w:rsidR="00645F23" w:rsidRDefault="00C93F97">
            <w:pPr>
              <w:pStyle w:val="Compact"/>
              <w:widowControl w:val="0"/>
              <w:rPr>
                <w:sz w:val="22"/>
                <w:szCs w:val="22"/>
              </w:rPr>
            </w:pPr>
            <w:r>
              <w:rPr>
                <w:sz w:val="22"/>
                <w:szCs w:val="22"/>
              </w:rPr>
              <w:t>0</w:t>
            </w:r>
          </w:p>
        </w:tc>
        <w:tc>
          <w:tcPr>
            <w:tcW w:w="1436" w:type="dxa"/>
            <w:tcBorders>
              <w:left w:val="single" w:sz="4" w:space="0" w:color="000000"/>
            </w:tcBorders>
            <w:tcMar>
              <w:top w:w="55" w:type="dxa"/>
              <w:bottom w:w="55" w:type="dxa"/>
            </w:tcMar>
          </w:tcPr>
          <w:p w14:paraId="5AFC0D4C" w14:textId="77777777" w:rsidR="00645F23" w:rsidRDefault="00C93F97">
            <w:pPr>
              <w:pStyle w:val="Compact"/>
              <w:widowControl w:val="0"/>
              <w:rPr>
                <w:b/>
                <w:bCs/>
                <w:sz w:val="22"/>
                <w:szCs w:val="22"/>
              </w:rPr>
            </w:pPr>
            <w:proofErr w:type="spellStart"/>
            <w:r>
              <w:rPr>
                <w:b/>
                <w:bCs/>
                <w:sz w:val="22"/>
                <w:szCs w:val="22"/>
                <w:rPrChange w:id="357" w:author="Xavier Rotllan-Puig" w:date="2021-10-12T16:16:00Z">
                  <w:rPr/>
                </w:rPrChange>
              </w:rPr>
              <w:t>sn</w:t>
            </w:r>
            <w:proofErr w:type="spellEnd"/>
          </w:p>
        </w:tc>
      </w:tr>
      <w:tr w:rsidR="00645F23" w14:paraId="1BDFDF12" w14:textId="77777777">
        <w:trPr>
          <w:jc w:val="center"/>
        </w:trPr>
        <w:tc>
          <w:tcPr>
            <w:tcW w:w="1915" w:type="dxa"/>
          </w:tcPr>
          <w:p w14:paraId="487B9D48" w14:textId="77777777" w:rsidR="00645F23" w:rsidRDefault="00C93F97">
            <w:pPr>
              <w:pStyle w:val="Compact"/>
              <w:widowControl w:val="0"/>
              <w:rPr>
                <w:sz w:val="22"/>
                <w:szCs w:val="22"/>
              </w:rPr>
            </w:pPr>
            <w:r>
              <w:rPr>
                <w:sz w:val="22"/>
                <w:szCs w:val="22"/>
              </w:rPr>
              <w:t>st4</w:t>
            </w:r>
          </w:p>
        </w:tc>
        <w:tc>
          <w:tcPr>
            <w:tcW w:w="1676" w:type="dxa"/>
          </w:tcPr>
          <w:p w14:paraId="494D9F22" w14:textId="77777777" w:rsidR="00645F23" w:rsidRDefault="00C93F97">
            <w:pPr>
              <w:pStyle w:val="Compact"/>
              <w:widowControl w:val="0"/>
              <w:rPr>
                <w:sz w:val="22"/>
                <w:szCs w:val="22"/>
              </w:rPr>
            </w:pPr>
            <w:r>
              <w:rPr>
                <w:sz w:val="22"/>
                <w:szCs w:val="22"/>
              </w:rPr>
              <w:t>me</w:t>
            </w:r>
          </w:p>
        </w:tc>
        <w:tc>
          <w:tcPr>
            <w:tcW w:w="1797" w:type="dxa"/>
          </w:tcPr>
          <w:p w14:paraId="41DEBC3C" w14:textId="77777777" w:rsidR="00645F23" w:rsidRDefault="00C93F97">
            <w:pPr>
              <w:pStyle w:val="Compact"/>
              <w:widowControl w:val="0"/>
              <w:rPr>
                <w:sz w:val="22"/>
                <w:szCs w:val="22"/>
              </w:rPr>
            </w:pPr>
            <w:r>
              <w:rPr>
                <w:sz w:val="22"/>
                <w:szCs w:val="22"/>
              </w:rPr>
              <w:t>1</w:t>
            </w:r>
          </w:p>
        </w:tc>
        <w:tc>
          <w:tcPr>
            <w:tcW w:w="1436" w:type="dxa"/>
            <w:tcBorders>
              <w:left w:val="single" w:sz="4" w:space="0" w:color="000000"/>
            </w:tcBorders>
            <w:tcMar>
              <w:top w:w="55" w:type="dxa"/>
              <w:bottom w:w="55" w:type="dxa"/>
            </w:tcMar>
          </w:tcPr>
          <w:p w14:paraId="18E81E52" w14:textId="77777777" w:rsidR="00645F23" w:rsidRDefault="00C93F97">
            <w:pPr>
              <w:pStyle w:val="Compact"/>
              <w:widowControl w:val="0"/>
              <w:rPr>
                <w:b/>
                <w:bCs/>
                <w:sz w:val="22"/>
                <w:szCs w:val="22"/>
              </w:rPr>
            </w:pPr>
            <w:proofErr w:type="spellStart"/>
            <w:r>
              <w:rPr>
                <w:b/>
                <w:bCs/>
                <w:sz w:val="22"/>
                <w:szCs w:val="22"/>
                <w:rPrChange w:id="358" w:author="Xavier Rotllan-Puig" w:date="2021-10-12T16:16:00Z">
                  <w:rPr/>
                </w:rPrChange>
              </w:rPr>
              <w:t>i</w:t>
            </w:r>
            <w:proofErr w:type="spellEnd"/>
          </w:p>
        </w:tc>
      </w:tr>
      <w:tr w:rsidR="00645F23" w14:paraId="6AA71216" w14:textId="77777777">
        <w:trPr>
          <w:jc w:val="center"/>
        </w:trPr>
        <w:tc>
          <w:tcPr>
            <w:tcW w:w="1915" w:type="dxa"/>
          </w:tcPr>
          <w:p w14:paraId="767D809D" w14:textId="77777777" w:rsidR="00645F23" w:rsidRDefault="00C93F97">
            <w:pPr>
              <w:pStyle w:val="Compact"/>
              <w:widowControl w:val="0"/>
              <w:rPr>
                <w:sz w:val="22"/>
                <w:szCs w:val="22"/>
              </w:rPr>
            </w:pPr>
            <w:r>
              <w:rPr>
                <w:sz w:val="22"/>
                <w:szCs w:val="22"/>
              </w:rPr>
              <w:t>st4</w:t>
            </w:r>
          </w:p>
        </w:tc>
        <w:tc>
          <w:tcPr>
            <w:tcW w:w="1676" w:type="dxa"/>
          </w:tcPr>
          <w:p w14:paraId="47BC0763" w14:textId="77777777" w:rsidR="00645F23" w:rsidRDefault="00C93F97">
            <w:pPr>
              <w:pStyle w:val="Compact"/>
              <w:widowControl w:val="0"/>
              <w:rPr>
                <w:sz w:val="22"/>
                <w:szCs w:val="22"/>
              </w:rPr>
            </w:pPr>
            <w:r>
              <w:rPr>
                <w:sz w:val="22"/>
                <w:szCs w:val="22"/>
              </w:rPr>
              <w:t>me</w:t>
            </w:r>
          </w:p>
        </w:tc>
        <w:tc>
          <w:tcPr>
            <w:tcW w:w="1797" w:type="dxa"/>
          </w:tcPr>
          <w:p w14:paraId="137440A7" w14:textId="77777777" w:rsidR="00645F23" w:rsidRDefault="00C93F97">
            <w:pPr>
              <w:pStyle w:val="Compact"/>
              <w:widowControl w:val="0"/>
              <w:rPr>
                <w:sz w:val="22"/>
                <w:szCs w:val="22"/>
              </w:rPr>
            </w:pPr>
            <w:r>
              <w:rPr>
                <w:sz w:val="22"/>
                <w:szCs w:val="22"/>
              </w:rPr>
              <w:t>2</w:t>
            </w:r>
          </w:p>
        </w:tc>
        <w:tc>
          <w:tcPr>
            <w:tcW w:w="1436" w:type="dxa"/>
            <w:tcBorders>
              <w:left w:val="single" w:sz="4" w:space="0" w:color="000000"/>
            </w:tcBorders>
            <w:tcMar>
              <w:top w:w="55" w:type="dxa"/>
              <w:bottom w:w="55" w:type="dxa"/>
            </w:tcMar>
          </w:tcPr>
          <w:p w14:paraId="6DE0F86B" w14:textId="77777777" w:rsidR="00645F23" w:rsidRDefault="00C93F97">
            <w:pPr>
              <w:pStyle w:val="Compact"/>
              <w:widowControl w:val="0"/>
              <w:rPr>
                <w:b/>
                <w:bCs/>
                <w:sz w:val="22"/>
                <w:szCs w:val="22"/>
              </w:rPr>
            </w:pPr>
            <w:proofErr w:type="spellStart"/>
            <w:r>
              <w:rPr>
                <w:b/>
                <w:bCs/>
                <w:sz w:val="22"/>
                <w:szCs w:val="22"/>
                <w:rPrChange w:id="359" w:author="Xavier Rotllan-Puig" w:date="2021-10-12T16:16:00Z">
                  <w:rPr/>
                </w:rPrChange>
              </w:rPr>
              <w:t>i</w:t>
            </w:r>
            <w:proofErr w:type="spellEnd"/>
          </w:p>
        </w:tc>
      </w:tr>
      <w:tr w:rsidR="00645F23" w14:paraId="1B0619AE" w14:textId="77777777">
        <w:trPr>
          <w:jc w:val="center"/>
        </w:trPr>
        <w:tc>
          <w:tcPr>
            <w:tcW w:w="1915" w:type="dxa"/>
          </w:tcPr>
          <w:p w14:paraId="266DC184" w14:textId="77777777" w:rsidR="00645F23" w:rsidRDefault="00C93F97">
            <w:pPr>
              <w:pStyle w:val="Compact"/>
              <w:widowControl w:val="0"/>
              <w:rPr>
                <w:sz w:val="22"/>
                <w:szCs w:val="22"/>
              </w:rPr>
            </w:pPr>
            <w:r>
              <w:rPr>
                <w:sz w:val="22"/>
                <w:szCs w:val="22"/>
              </w:rPr>
              <w:t>st4</w:t>
            </w:r>
          </w:p>
        </w:tc>
        <w:tc>
          <w:tcPr>
            <w:tcW w:w="1676" w:type="dxa"/>
          </w:tcPr>
          <w:p w14:paraId="5BA5B187" w14:textId="77777777" w:rsidR="00645F23" w:rsidRDefault="00C93F97">
            <w:pPr>
              <w:pStyle w:val="Compact"/>
              <w:widowControl w:val="0"/>
              <w:rPr>
                <w:sz w:val="22"/>
                <w:szCs w:val="22"/>
              </w:rPr>
            </w:pPr>
            <w:r>
              <w:rPr>
                <w:sz w:val="22"/>
                <w:szCs w:val="22"/>
              </w:rPr>
              <w:t>hi</w:t>
            </w:r>
          </w:p>
        </w:tc>
        <w:tc>
          <w:tcPr>
            <w:tcW w:w="1797" w:type="dxa"/>
          </w:tcPr>
          <w:p w14:paraId="7E987A4E" w14:textId="77777777" w:rsidR="00645F23" w:rsidRDefault="00C93F97">
            <w:pPr>
              <w:pStyle w:val="Compact"/>
              <w:widowControl w:val="0"/>
              <w:rPr>
                <w:sz w:val="22"/>
                <w:szCs w:val="22"/>
              </w:rPr>
            </w:pPr>
            <w:r>
              <w:rPr>
                <w:sz w:val="22"/>
                <w:szCs w:val="22"/>
              </w:rPr>
              <w:t>0</w:t>
            </w:r>
          </w:p>
        </w:tc>
        <w:tc>
          <w:tcPr>
            <w:tcW w:w="1436" w:type="dxa"/>
            <w:tcBorders>
              <w:left w:val="single" w:sz="4" w:space="0" w:color="000000"/>
            </w:tcBorders>
            <w:tcMar>
              <w:top w:w="55" w:type="dxa"/>
              <w:bottom w:w="55" w:type="dxa"/>
            </w:tcMar>
          </w:tcPr>
          <w:p w14:paraId="3A99029D" w14:textId="77777777" w:rsidR="00645F23" w:rsidRDefault="00C93F97">
            <w:pPr>
              <w:pStyle w:val="Compact"/>
              <w:widowControl w:val="0"/>
              <w:rPr>
                <w:b/>
                <w:bCs/>
                <w:sz w:val="22"/>
                <w:szCs w:val="22"/>
              </w:rPr>
            </w:pPr>
            <w:proofErr w:type="spellStart"/>
            <w:r>
              <w:rPr>
                <w:b/>
                <w:bCs/>
                <w:sz w:val="22"/>
                <w:szCs w:val="22"/>
                <w:rPrChange w:id="360" w:author="Xavier Rotllan-Puig" w:date="2021-10-12T16:16:00Z">
                  <w:rPr/>
                </w:rPrChange>
              </w:rPr>
              <w:t>i</w:t>
            </w:r>
            <w:proofErr w:type="spellEnd"/>
          </w:p>
        </w:tc>
      </w:tr>
    </w:tbl>
    <w:p w14:paraId="5413D71D" w14:textId="77777777" w:rsidR="00645F23" w:rsidRDefault="00C93F97">
      <w:pPr>
        <w:pStyle w:val="BodyText"/>
      </w:pPr>
      <w:r>
        <w:t xml:space="preserve"> </w:t>
      </w:r>
    </w:p>
    <w:p w14:paraId="18306880" w14:textId="77777777" w:rsidR="00645F23" w:rsidRDefault="00C93F97">
      <w:pPr>
        <w:pStyle w:val="BodyText"/>
      </w:pPr>
      <w:r>
        <w:t>A comparison of the final L</w:t>
      </w:r>
      <w:ins w:id="361" w:author="Xavier Rotllan-Puig" w:date="2021-09-21T13:01:00Z">
        <w:r>
          <w:t xml:space="preserve">and </w:t>
        </w:r>
      </w:ins>
      <w:r>
        <w:t>P</w:t>
      </w:r>
      <w:ins w:id="362" w:author="Xavier Rotllan-Puig" w:date="2021-09-21T13:01:00Z">
        <w:r>
          <w:t xml:space="preserve">roductivity </w:t>
        </w:r>
      </w:ins>
      <w:r>
        <w:t>D</w:t>
      </w:r>
      <w:ins w:id="363" w:author="Xavier Rotllan-Puig" w:date="2021-09-21T13:01:00Z">
        <w:r>
          <w:t>ynamics</w:t>
        </w:r>
      </w:ins>
      <w:r>
        <w:t xml:space="preserve"> indicator map produced using the combined assessment (i.e. </w:t>
      </w:r>
      <w:proofErr w:type="gramStart"/>
      <w:r>
        <w:t>Long Term</w:t>
      </w:r>
      <w:proofErr w:type="gramEnd"/>
      <w:r>
        <w:t xml:space="preserve"> Change Map + Current Status Map) with the one developed without the Current Status Map can be seen in Figure </w:t>
      </w:r>
      <w:ins w:id="364" w:author="Xavier Rotllan-Puig" w:date="2021-10-12T13:29:00Z">
        <w:r>
          <w:t>6</w:t>
        </w:r>
      </w:ins>
      <w:del w:id="365" w:author="Xavier Rotllan-Puig" w:date="2021-10-12T13:29:00Z">
        <w:r>
          <w:delText>5</w:delText>
        </w:r>
      </w:del>
      <w:r>
        <w:t xml:space="preserve"> (Map 1 and Map 2, respectively). In addition, the “differences map” in the same figure represents pixels which have a different class between the two approaches. The difference between the classes was always equal to minus 1, indicating that the difference between the two approaches is only one class. Furthermore, the combined indicator using the L</w:t>
      </w:r>
      <w:ins w:id="366" w:author="Xavier Rotllan-Puig" w:date="2021-09-21T13:01:00Z">
        <w:r>
          <w:t xml:space="preserve">ocal </w:t>
        </w:r>
      </w:ins>
      <w:r>
        <w:t>N</w:t>
      </w:r>
      <w:ins w:id="367" w:author="Xavier Rotllan-Puig" w:date="2021-09-21T13:01:00Z">
        <w:r>
          <w:t xml:space="preserve">et </w:t>
        </w:r>
      </w:ins>
      <w:r>
        <w:t>S</w:t>
      </w:r>
      <w:ins w:id="368" w:author="Xavier Rotllan-Puig" w:date="2021-09-21T13:01:00Z">
        <w:r>
          <w:t>caling</w:t>
        </w:r>
      </w:ins>
      <w:r>
        <w:t xml:space="preserve"> approach had higher values in all cases indicating a better potential to </w:t>
      </w:r>
      <w:r>
        <w:lastRenderedPageBreak/>
        <w:t xml:space="preserve">differentiate between land productivity conditions. Table 5 shows the number of pixels which changed from one class to another. From this table it can be seen how pixels never changed from negative to positive dynamics (class 3 to 4) or from positive to negative (class 4 to 3).  </w:t>
      </w:r>
    </w:p>
    <w:p w14:paraId="1425BEBC" w14:textId="77777777" w:rsidR="00645F23" w:rsidRDefault="00645F23">
      <w:pPr>
        <w:pStyle w:val="BodyText"/>
      </w:pPr>
    </w:p>
    <w:p w14:paraId="0712E9AC" w14:textId="77777777" w:rsidR="00645F23" w:rsidRDefault="00C93F97">
      <w:r>
        <w:rPr>
          <w:noProof/>
        </w:rPr>
        <w:drawing>
          <wp:inline distT="0" distB="0" distL="0" distR="0" wp14:anchorId="541F8E09" wp14:editId="5998BFD1">
            <wp:extent cx="5486400" cy="3877310"/>
            <wp:effectExtent l="0" t="0" r="0" b="0"/>
            <wp:docPr id="6" name="Picture 10" descr="C:\Users\rotllxa\D6_LPD\LPD_MODIS_Europe\LPD_finalMap_NoCombined_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C:\Users\rotllxa\D6_LPD\LPD_MODIS_Europe\LPD_finalMap_NoCombined_Comp.jpg"/>
                    <pic:cNvPicPr>
                      <a:picLocks noChangeAspect="1" noChangeArrowheads="1"/>
                    </pic:cNvPicPr>
                  </pic:nvPicPr>
                  <pic:blipFill>
                    <a:blip r:embed="rId22"/>
                    <a:stretch>
                      <a:fillRect/>
                    </a:stretch>
                  </pic:blipFill>
                  <pic:spPr bwMode="auto">
                    <a:xfrm>
                      <a:off x="0" y="0"/>
                      <a:ext cx="5486400" cy="3877310"/>
                    </a:xfrm>
                    <a:prstGeom prst="rect">
                      <a:avLst/>
                    </a:prstGeom>
                  </pic:spPr>
                </pic:pic>
              </a:graphicData>
            </a:graphic>
          </wp:inline>
        </w:drawing>
      </w:r>
    </w:p>
    <w:p w14:paraId="7B9B27E0" w14:textId="77777777" w:rsidR="00645F23" w:rsidRDefault="00C93F97">
      <w:pPr>
        <w:pStyle w:val="Caption"/>
      </w:pPr>
      <w:r>
        <w:t xml:space="preserve">Figure </w:t>
      </w:r>
      <w:ins w:id="369" w:author="Xavier Rotllan-Puig" w:date="2021-10-12T13:29:00Z">
        <w:r>
          <w:t>6</w:t>
        </w:r>
      </w:ins>
      <w:del w:id="370" w:author="Xavier Rotllan-Puig" w:date="2021-10-12T13:29:00Z">
        <w:r>
          <w:delText>5</w:delText>
        </w:r>
      </w:del>
      <w:r>
        <w:t xml:space="preserve">: Land Productivity Dynamics indicator final maps derived by the reclassification of the </w:t>
      </w:r>
      <w:proofErr w:type="gramStart"/>
      <w:r>
        <w:t>Long Term</w:t>
      </w:r>
      <w:proofErr w:type="gramEnd"/>
      <w:r>
        <w:t xml:space="preserve"> Change Map of land productivity (Map 1) and produced by the combined assessment (Map 2; Long Term Change Map + Current Status Map). Differences Map (Map 1 - Map2) represents in red those pixels showing different resulting classes from both approaches</w:t>
      </w:r>
    </w:p>
    <w:p w14:paraId="0A55A5A7" w14:textId="77777777" w:rsidR="00645F23" w:rsidRDefault="00C93F97">
      <w:pPr>
        <w:pStyle w:val="BodyText"/>
      </w:pPr>
      <w:r>
        <w:t xml:space="preserve"> </w:t>
      </w:r>
    </w:p>
    <w:p w14:paraId="12C0B317" w14:textId="77777777" w:rsidR="00645F23" w:rsidRDefault="00C93F97">
      <w:pPr>
        <w:pStyle w:val="Caption"/>
      </w:pPr>
      <w:r>
        <w:lastRenderedPageBreak/>
        <w:t xml:space="preserve">Table 5: Number of pixels showing different class in the combined assessment approach and in the non-combined one (i.e. reclassification of the </w:t>
      </w:r>
      <w:proofErr w:type="gramStart"/>
      <w:r>
        <w:t>Long Term</w:t>
      </w:r>
      <w:proofErr w:type="gramEnd"/>
      <w:r>
        <w:t xml:space="preserve"> Change Map). Only these three combinations were found in the case study</w:t>
      </w:r>
    </w:p>
    <w:tbl>
      <w:tblPr>
        <w:tblW w:w="4950" w:type="pct"/>
        <w:tblLayout w:type="fixed"/>
        <w:tblLook w:val="07E0" w:firstRow="1" w:lastRow="1" w:firstColumn="1" w:lastColumn="1" w:noHBand="1" w:noVBand="1"/>
      </w:tblPr>
      <w:tblGrid>
        <w:gridCol w:w="2216"/>
        <w:gridCol w:w="2179"/>
        <w:gridCol w:w="1274"/>
        <w:gridCol w:w="2885"/>
      </w:tblGrid>
      <w:tr w:rsidR="00645F23" w14:paraId="69E74657" w14:textId="77777777">
        <w:tc>
          <w:tcPr>
            <w:tcW w:w="2216" w:type="dxa"/>
            <w:tcBorders>
              <w:bottom w:val="single" w:sz="6" w:space="0" w:color="000000"/>
            </w:tcBorders>
            <w:vAlign w:val="bottom"/>
          </w:tcPr>
          <w:p w14:paraId="05A32E69" w14:textId="77777777" w:rsidR="00645F23" w:rsidRDefault="00C93F97">
            <w:pPr>
              <w:pStyle w:val="Compact"/>
              <w:widowControl w:val="0"/>
              <w:rPr>
                <w:b/>
                <w:sz w:val="22"/>
                <w:szCs w:val="22"/>
              </w:rPr>
            </w:pPr>
            <w:r>
              <w:rPr>
                <w:b/>
                <w:sz w:val="22"/>
                <w:szCs w:val="22"/>
              </w:rPr>
              <w:t>Non-combined Assessment - Class</w:t>
            </w:r>
          </w:p>
        </w:tc>
        <w:tc>
          <w:tcPr>
            <w:tcW w:w="2178" w:type="dxa"/>
            <w:tcBorders>
              <w:bottom w:val="single" w:sz="6" w:space="0" w:color="000000"/>
            </w:tcBorders>
            <w:vAlign w:val="bottom"/>
          </w:tcPr>
          <w:p w14:paraId="60381655" w14:textId="77777777" w:rsidR="00645F23" w:rsidRDefault="00C93F97">
            <w:pPr>
              <w:pStyle w:val="Compact"/>
              <w:widowControl w:val="0"/>
              <w:rPr>
                <w:b/>
                <w:sz w:val="22"/>
                <w:szCs w:val="22"/>
              </w:rPr>
            </w:pPr>
            <w:r>
              <w:rPr>
                <w:b/>
                <w:sz w:val="22"/>
                <w:szCs w:val="22"/>
              </w:rPr>
              <w:t>Combined Assessment - Class</w:t>
            </w:r>
          </w:p>
        </w:tc>
        <w:tc>
          <w:tcPr>
            <w:tcW w:w="1274" w:type="dxa"/>
            <w:tcBorders>
              <w:bottom w:val="single" w:sz="6" w:space="0" w:color="000000"/>
            </w:tcBorders>
            <w:vAlign w:val="bottom"/>
          </w:tcPr>
          <w:p w14:paraId="62BDB0D0" w14:textId="77777777" w:rsidR="00645F23" w:rsidRDefault="00C93F97">
            <w:pPr>
              <w:pStyle w:val="Compact"/>
              <w:widowControl w:val="0"/>
              <w:rPr>
                <w:b/>
                <w:sz w:val="22"/>
                <w:szCs w:val="22"/>
              </w:rPr>
            </w:pPr>
            <w:r>
              <w:rPr>
                <w:b/>
                <w:sz w:val="22"/>
                <w:szCs w:val="22"/>
              </w:rPr>
              <w:t>Number Pixels</w:t>
            </w:r>
          </w:p>
        </w:tc>
        <w:tc>
          <w:tcPr>
            <w:tcW w:w="2884" w:type="dxa"/>
            <w:tcBorders>
              <w:bottom w:val="single" w:sz="6" w:space="0" w:color="000000"/>
            </w:tcBorders>
            <w:vAlign w:val="bottom"/>
          </w:tcPr>
          <w:p w14:paraId="22351805" w14:textId="77777777" w:rsidR="00645F23" w:rsidRDefault="00C93F97">
            <w:pPr>
              <w:pStyle w:val="Compact"/>
              <w:widowControl w:val="0"/>
              <w:rPr>
                <w:b/>
                <w:sz w:val="22"/>
                <w:szCs w:val="22"/>
              </w:rPr>
            </w:pPr>
            <w:r>
              <w:rPr>
                <w:b/>
                <w:sz w:val="22"/>
                <w:szCs w:val="22"/>
              </w:rPr>
              <w:t>Description</w:t>
            </w:r>
          </w:p>
        </w:tc>
      </w:tr>
      <w:tr w:rsidR="00645F23" w14:paraId="3C5B5689" w14:textId="77777777">
        <w:trPr>
          <w:trHeight w:val="667"/>
        </w:trPr>
        <w:tc>
          <w:tcPr>
            <w:tcW w:w="2216" w:type="dxa"/>
          </w:tcPr>
          <w:p w14:paraId="68825F3B" w14:textId="77777777" w:rsidR="00645F23" w:rsidRDefault="00C93F97">
            <w:pPr>
              <w:pStyle w:val="Compact"/>
              <w:widowControl w:val="0"/>
              <w:rPr>
                <w:sz w:val="22"/>
                <w:szCs w:val="22"/>
              </w:rPr>
            </w:pPr>
            <w:r>
              <w:rPr>
                <w:sz w:val="22"/>
                <w:szCs w:val="22"/>
              </w:rPr>
              <w:t>1</w:t>
            </w:r>
          </w:p>
        </w:tc>
        <w:tc>
          <w:tcPr>
            <w:tcW w:w="2178" w:type="dxa"/>
          </w:tcPr>
          <w:p w14:paraId="6C8C3C4A" w14:textId="77777777" w:rsidR="00645F23" w:rsidRDefault="00C93F97">
            <w:pPr>
              <w:pStyle w:val="Compact"/>
              <w:widowControl w:val="0"/>
              <w:rPr>
                <w:sz w:val="22"/>
                <w:szCs w:val="22"/>
              </w:rPr>
            </w:pPr>
            <w:r>
              <w:rPr>
                <w:sz w:val="22"/>
                <w:szCs w:val="22"/>
              </w:rPr>
              <w:t>2</w:t>
            </w:r>
          </w:p>
        </w:tc>
        <w:tc>
          <w:tcPr>
            <w:tcW w:w="1274" w:type="dxa"/>
          </w:tcPr>
          <w:p w14:paraId="5AF1C543" w14:textId="77777777" w:rsidR="00645F23" w:rsidRDefault="00C93F97">
            <w:pPr>
              <w:pStyle w:val="Compact"/>
              <w:widowControl w:val="0"/>
              <w:rPr>
                <w:sz w:val="22"/>
                <w:szCs w:val="22"/>
              </w:rPr>
            </w:pPr>
            <w:r>
              <w:rPr>
                <w:sz w:val="22"/>
                <w:szCs w:val="22"/>
              </w:rPr>
              <w:t>2439370</w:t>
            </w:r>
          </w:p>
        </w:tc>
        <w:tc>
          <w:tcPr>
            <w:tcW w:w="2884" w:type="dxa"/>
          </w:tcPr>
          <w:p w14:paraId="08298837" w14:textId="77777777" w:rsidR="00645F23" w:rsidRDefault="00C93F97">
            <w:pPr>
              <w:pStyle w:val="Compact"/>
              <w:widowControl w:val="0"/>
              <w:rPr>
                <w:sz w:val="22"/>
                <w:szCs w:val="22"/>
              </w:rPr>
            </w:pPr>
            <w:r>
              <w:rPr>
                <w:sz w:val="22"/>
                <w:szCs w:val="22"/>
              </w:rPr>
              <w:t>Declining to early signs of decline</w:t>
            </w:r>
          </w:p>
        </w:tc>
      </w:tr>
      <w:tr w:rsidR="00645F23" w14:paraId="4E9180F8" w14:textId="77777777">
        <w:trPr>
          <w:trHeight w:val="720"/>
        </w:trPr>
        <w:tc>
          <w:tcPr>
            <w:tcW w:w="2216" w:type="dxa"/>
          </w:tcPr>
          <w:p w14:paraId="17139439" w14:textId="77777777" w:rsidR="00645F23" w:rsidRDefault="00C93F97">
            <w:pPr>
              <w:pStyle w:val="Compact"/>
              <w:widowControl w:val="0"/>
              <w:rPr>
                <w:sz w:val="22"/>
                <w:szCs w:val="22"/>
              </w:rPr>
            </w:pPr>
            <w:r>
              <w:rPr>
                <w:sz w:val="22"/>
                <w:szCs w:val="22"/>
              </w:rPr>
              <w:t>2</w:t>
            </w:r>
          </w:p>
        </w:tc>
        <w:tc>
          <w:tcPr>
            <w:tcW w:w="2178" w:type="dxa"/>
          </w:tcPr>
          <w:p w14:paraId="652A0900" w14:textId="77777777" w:rsidR="00645F23" w:rsidRDefault="00C93F97">
            <w:pPr>
              <w:pStyle w:val="Compact"/>
              <w:widowControl w:val="0"/>
              <w:rPr>
                <w:sz w:val="22"/>
                <w:szCs w:val="22"/>
              </w:rPr>
            </w:pPr>
            <w:r>
              <w:rPr>
                <w:sz w:val="22"/>
                <w:szCs w:val="22"/>
              </w:rPr>
              <w:t>3</w:t>
            </w:r>
          </w:p>
        </w:tc>
        <w:tc>
          <w:tcPr>
            <w:tcW w:w="1274" w:type="dxa"/>
          </w:tcPr>
          <w:p w14:paraId="18A82AFB" w14:textId="77777777" w:rsidR="00645F23" w:rsidRDefault="00C93F97">
            <w:pPr>
              <w:pStyle w:val="Compact"/>
              <w:widowControl w:val="0"/>
              <w:rPr>
                <w:sz w:val="22"/>
                <w:szCs w:val="22"/>
              </w:rPr>
            </w:pPr>
            <w:r>
              <w:rPr>
                <w:sz w:val="22"/>
                <w:szCs w:val="22"/>
              </w:rPr>
              <w:t>355412</w:t>
            </w:r>
          </w:p>
        </w:tc>
        <w:tc>
          <w:tcPr>
            <w:tcW w:w="2884" w:type="dxa"/>
          </w:tcPr>
          <w:p w14:paraId="06859AD5" w14:textId="77777777" w:rsidR="00645F23" w:rsidRDefault="00C93F97">
            <w:pPr>
              <w:pStyle w:val="Compact"/>
              <w:widowControl w:val="0"/>
              <w:rPr>
                <w:sz w:val="22"/>
                <w:szCs w:val="22"/>
              </w:rPr>
            </w:pPr>
            <w:r>
              <w:rPr>
                <w:sz w:val="22"/>
                <w:szCs w:val="22"/>
              </w:rPr>
              <w:t>Early signs of decline to Stable but stressed</w:t>
            </w:r>
          </w:p>
        </w:tc>
      </w:tr>
      <w:tr w:rsidR="00645F23" w14:paraId="1BAA7B96" w14:textId="77777777">
        <w:tc>
          <w:tcPr>
            <w:tcW w:w="2216" w:type="dxa"/>
          </w:tcPr>
          <w:p w14:paraId="3F0D8EA6" w14:textId="77777777" w:rsidR="00645F23" w:rsidRDefault="00C93F97">
            <w:pPr>
              <w:pStyle w:val="Compact"/>
              <w:widowControl w:val="0"/>
              <w:rPr>
                <w:sz w:val="22"/>
                <w:szCs w:val="22"/>
              </w:rPr>
            </w:pPr>
            <w:r>
              <w:rPr>
                <w:sz w:val="22"/>
                <w:szCs w:val="22"/>
              </w:rPr>
              <w:t>4</w:t>
            </w:r>
          </w:p>
        </w:tc>
        <w:tc>
          <w:tcPr>
            <w:tcW w:w="2178" w:type="dxa"/>
          </w:tcPr>
          <w:p w14:paraId="06264702" w14:textId="77777777" w:rsidR="00645F23" w:rsidRDefault="00C93F97">
            <w:pPr>
              <w:pStyle w:val="Compact"/>
              <w:widowControl w:val="0"/>
              <w:rPr>
                <w:sz w:val="22"/>
                <w:szCs w:val="22"/>
              </w:rPr>
            </w:pPr>
            <w:r>
              <w:rPr>
                <w:sz w:val="22"/>
                <w:szCs w:val="22"/>
              </w:rPr>
              <w:t>5</w:t>
            </w:r>
          </w:p>
        </w:tc>
        <w:tc>
          <w:tcPr>
            <w:tcW w:w="1274" w:type="dxa"/>
          </w:tcPr>
          <w:p w14:paraId="057EBCE5" w14:textId="77777777" w:rsidR="00645F23" w:rsidRDefault="00C93F97">
            <w:pPr>
              <w:pStyle w:val="Compact"/>
              <w:widowControl w:val="0"/>
              <w:rPr>
                <w:sz w:val="22"/>
                <w:szCs w:val="22"/>
              </w:rPr>
            </w:pPr>
            <w:r>
              <w:rPr>
                <w:sz w:val="22"/>
                <w:szCs w:val="22"/>
              </w:rPr>
              <w:t>4964183</w:t>
            </w:r>
          </w:p>
        </w:tc>
        <w:tc>
          <w:tcPr>
            <w:tcW w:w="2884" w:type="dxa"/>
          </w:tcPr>
          <w:p w14:paraId="6A215443" w14:textId="77777777" w:rsidR="00645F23" w:rsidRDefault="00C93F97">
            <w:pPr>
              <w:pStyle w:val="Compact"/>
              <w:widowControl w:val="0"/>
              <w:rPr>
                <w:sz w:val="22"/>
                <w:szCs w:val="22"/>
              </w:rPr>
            </w:pPr>
            <w:r>
              <w:rPr>
                <w:sz w:val="22"/>
                <w:szCs w:val="22"/>
              </w:rPr>
              <w:t>Stable not stressed to Increasing</w:t>
            </w:r>
          </w:p>
        </w:tc>
      </w:tr>
    </w:tbl>
    <w:p w14:paraId="7653FCE2" w14:textId="77777777" w:rsidR="00645F23" w:rsidRDefault="00C93F97">
      <w:pPr>
        <w:pStyle w:val="BodyText"/>
      </w:pPr>
      <w:r>
        <w:t xml:space="preserve"> </w:t>
      </w:r>
    </w:p>
    <w:p w14:paraId="0F1970AD" w14:textId="77777777" w:rsidR="00645F23" w:rsidRDefault="00C93F97">
      <w:pPr>
        <w:pStyle w:val="BodyText"/>
      </w:pPr>
      <w:r>
        <w:t xml:space="preserve">Finally, Figure </w:t>
      </w:r>
      <w:ins w:id="371" w:author="Xavier Rotllan-Puig" w:date="2021-10-12T13:29:00Z">
        <w:r>
          <w:t>7</w:t>
        </w:r>
      </w:ins>
      <w:del w:id="372" w:author="Xavier Rotllan-Puig" w:date="2021-10-12T13:29:00Z">
        <w:r>
          <w:delText>6</w:delText>
        </w:r>
      </w:del>
      <w:r>
        <w:t xml:space="preserve"> shows the proportion of pixels per </w:t>
      </w:r>
      <w:del w:id="373" w:author="Xavier Rotllan-Puig" w:date="2021-09-21T13:02:00Z">
        <w:r>
          <w:delText>LPD</w:delText>
        </w:r>
      </w:del>
      <w:ins w:id="374" w:author="Xavier Rotllan-Puig" w:date="2021-09-21T13:02:00Z">
        <w:r>
          <w:t>land productivity dynamic</w:t>
        </w:r>
      </w:ins>
      <w:r>
        <w:t xml:space="preserve"> class under each approach, both for the whole extent (i.e. Europe) and also splitting the map by biogeographical regions. The biogeographical regions were defined with the official delineations used in the Habitats Directive (92/43/EEC) and for the EMERALD Network, which are freely distributed as a spatial data set by the European Environmental Agency - European Commission (</w:t>
      </w:r>
      <w:hyperlink r:id="rId23">
        <w:r>
          <w:t>https://www.eea.europa.eu/data-and-maps/figures/biogeographical-and-marine-regions-in</w:t>
        </w:r>
      </w:hyperlink>
      <w:r>
        <w:t>).</w:t>
      </w:r>
    </w:p>
    <w:p w14:paraId="5E045903" w14:textId="77777777" w:rsidR="00645F23" w:rsidRDefault="00C93F97">
      <w:pPr>
        <w:pStyle w:val="BodyText"/>
      </w:pPr>
      <w:r>
        <w:t xml:space="preserve">The plots show that there were some differences in the proportion of pixels per class for each of the two approaches. For example, the Alpine, the Anatolian, and the </w:t>
      </w:r>
      <w:proofErr w:type="spellStart"/>
      <w:r>
        <w:t>Steppic</w:t>
      </w:r>
      <w:proofErr w:type="spellEnd"/>
      <w:r>
        <w:t xml:space="preserve"> regions were the three showing more differences, which ranged from 12.1 to 15.5% for some LPD classes. This fact evidences the added value of including the Current Status Map in the calculations to refine the L</w:t>
      </w:r>
      <w:ins w:id="375" w:author="Xavier Rotllan-Puig" w:date="2021-09-21T13:02:00Z">
        <w:r>
          <w:t xml:space="preserve">and </w:t>
        </w:r>
      </w:ins>
      <w:r>
        <w:t>P</w:t>
      </w:r>
      <w:ins w:id="376" w:author="Xavier Rotllan-Puig" w:date="2021-09-21T13:02:00Z">
        <w:r>
          <w:t xml:space="preserve">roductivity </w:t>
        </w:r>
      </w:ins>
      <w:r>
        <w:t>D</w:t>
      </w:r>
      <w:ins w:id="377" w:author="Xavier Rotllan-Puig" w:date="2021-09-21T13:02:00Z">
        <w:r>
          <w:t>ynamics</w:t>
        </w:r>
      </w:ins>
      <w:r>
        <w:t xml:space="preserve"> indicator final results.</w:t>
      </w:r>
    </w:p>
    <w:p w14:paraId="67D7C2D2" w14:textId="77777777" w:rsidR="00645F23" w:rsidRDefault="00645F23"/>
    <w:p w14:paraId="5B59E05B" w14:textId="77777777" w:rsidR="00645F23" w:rsidRDefault="00C93F97">
      <w:pPr>
        <w:rPr>
          <w:lang w:val="en-IE"/>
        </w:rPr>
      </w:pPr>
      <w:r>
        <w:rPr>
          <w:noProof/>
        </w:rPr>
        <w:lastRenderedPageBreak/>
        <w:drawing>
          <wp:inline distT="0" distB="0" distL="0" distR="0" wp14:anchorId="540398E1" wp14:editId="290CD56B">
            <wp:extent cx="5486400" cy="6862445"/>
            <wp:effectExtent l="0" t="0" r="0" b="0"/>
            <wp:docPr id="7" name="Picture 4" descr="C:\Users\rotllxa\AppData\Local\Microsoft\Windows\INetCache\Content.Word\comp_LPD_Methods_CombAss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C:\Users\rotllxa\AppData\Local\Microsoft\Windows\INetCache\Content.Word\comp_LPD_Methods_CombAssess.jpg"/>
                    <pic:cNvPicPr>
                      <a:picLocks noChangeAspect="1" noChangeArrowheads="1"/>
                    </pic:cNvPicPr>
                  </pic:nvPicPr>
                  <pic:blipFill>
                    <a:blip r:embed="rId24"/>
                    <a:stretch>
                      <a:fillRect/>
                    </a:stretch>
                  </pic:blipFill>
                  <pic:spPr bwMode="auto">
                    <a:xfrm>
                      <a:off x="0" y="0"/>
                      <a:ext cx="5486400" cy="6862445"/>
                    </a:xfrm>
                    <a:prstGeom prst="rect">
                      <a:avLst/>
                    </a:prstGeom>
                  </pic:spPr>
                </pic:pic>
              </a:graphicData>
            </a:graphic>
          </wp:inline>
        </w:drawing>
      </w:r>
    </w:p>
    <w:p w14:paraId="2200FCBF" w14:textId="77777777" w:rsidR="00645F23" w:rsidRDefault="00C93F97">
      <w:pPr>
        <w:pStyle w:val="Caption"/>
      </w:pPr>
      <w:r>
        <w:t xml:space="preserve">Figure </w:t>
      </w:r>
      <w:ins w:id="378" w:author="Xavier Rotllan-Puig" w:date="2021-10-12T13:30:00Z">
        <w:r>
          <w:t>7</w:t>
        </w:r>
      </w:ins>
      <w:del w:id="379" w:author="Xavier Rotllan-Puig" w:date="2021-10-12T13:30:00Z">
        <w:r>
          <w:delText>6</w:delText>
        </w:r>
      </w:del>
      <w:r>
        <w:t>: Proportion of pixels per L</w:t>
      </w:r>
      <w:ins w:id="380" w:author="Xavier Rotllan-Puig" w:date="2021-09-21T13:02:00Z">
        <w:r>
          <w:t xml:space="preserve">and </w:t>
        </w:r>
      </w:ins>
      <w:r>
        <w:t>P</w:t>
      </w:r>
      <w:ins w:id="381" w:author="Xavier Rotllan-Puig" w:date="2021-09-21T13:02:00Z">
        <w:r>
          <w:t xml:space="preserve">roductivity </w:t>
        </w:r>
      </w:ins>
      <w:r>
        <w:t>D</w:t>
      </w:r>
      <w:ins w:id="382" w:author="Xavier Rotllan-Puig" w:date="2021-09-21T13:02:00Z">
        <w:r>
          <w:t>ynamics</w:t>
        </w:r>
      </w:ins>
      <w:r>
        <w:t xml:space="preserve"> class for the combined assessment (light blue) and for the reclassified </w:t>
      </w:r>
      <w:proofErr w:type="gramStart"/>
      <w:r>
        <w:t>Long Term</w:t>
      </w:r>
      <w:proofErr w:type="gramEnd"/>
      <w:r>
        <w:t xml:space="preserve"> Change Map (purple), for Europe and by biogeographical regions</w:t>
      </w:r>
    </w:p>
    <w:p w14:paraId="1AECDE44" w14:textId="77777777" w:rsidR="00645F23" w:rsidRDefault="00C93F97">
      <w:pPr>
        <w:pStyle w:val="BodyText"/>
      </w:pPr>
      <w:r>
        <w:t xml:space="preserve"> </w:t>
      </w:r>
    </w:p>
    <w:p w14:paraId="0C1796FF" w14:textId="77777777" w:rsidR="00645F23" w:rsidRDefault="00C93F97">
      <w:pPr>
        <w:pStyle w:val="Heading2"/>
      </w:pPr>
      <w:bookmarkStart w:id="383" w:name="Xaeda0a8ae401968e977205a2e8cc8ff6da8294b"/>
      <w:r>
        <w:lastRenderedPageBreak/>
        <w:t>Land Productivity Dynamics partial indicator</w:t>
      </w:r>
      <w:bookmarkEnd w:id="383"/>
    </w:p>
    <w:p w14:paraId="00086246" w14:textId="7CB0B2B6" w:rsidR="00645F23" w:rsidRDefault="00C93F97">
      <w:pPr>
        <w:pStyle w:val="FirstParagraph"/>
      </w:pPr>
      <w:r>
        <w:t xml:space="preserve">As seen in the previous subsections regarding the derivation of the tendency map (i.e. </w:t>
      </w:r>
      <w:proofErr w:type="gramStart"/>
      <w:r>
        <w:t>Long Term</w:t>
      </w:r>
      <w:proofErr w:type="gramEnd"/>
      <w:r>
        <w:t xml:space="preserve"> Change Map; Chapter 4), </w:t>
      </w:r>
      <w:ins w:id="384" w:author="michael cherlet" w:date="2021-10-26T19:25:00Z">
        <w:r w:rsidR="00C46624">
          <w:t xml:space="preserve">and illustrated by figure 5, </w:t>
        </w:r>
      </w:ins>
      <w:r>
        <w:t xml:space="preserve">the final result is related to the </w:t>
      </w:r>
      <w:commentRangeStart w:id="385"/>
      <w:r>
        <w:t>extremes</w:t>
      </w:r>
      <w:commentRangeEnd w:id="385"/>
      <w:r w:rsidR="00C46624">
        <w:rPr>
          <w:rStyle w:val="CommentReference"/>
          <w:rFonts w:cstheme="minorBidi"/>
        </w:rPr>
        <w:commentReference w:id="385"/>
      </w:r>
      <w:r>
        <w:t xml:space="preserve"> of the time series. In case the time series is long, the L</w:t>
      </w:r>
      <w:ins w:id="386" w:author="Xavier Rotllan-Puig" w:date="2021-09-21T13:03:00Z">
        <w:r>
          <w:t xml:space="preserve">and </w:t>
        </w:r>
      </w:ins>
      <w:r>
        <w:t>P</w:t>
      </w:r>
      <w:ins w:id="387" w:author="Xavier Rotllan-Puig" w:date="2021-09-21T13:03:00Z">
        <w:r>
          <w:t xml:space="preserve">roductivity </w:t>
        </w:r>
      </w:ins>
      <w:r>
        <w:t>D</w:t>
      </w:r>
      <w:ins w:id="388" w:author="Xavier Rotllan-Puig" w:date="2021-09-21T13:03:00Z">
        <w:r>
          <w:t>ynamics</w:t>
        </w:r>
      </w:ins>
      <w:r>
        <w:t xml:space="preserve"> indicator shows a </w:t>
      </w:r>
      <w:proofErr w:type="gramStart"/>
      <w:r>
        <w:t>long term</w:t>
      </w:r>
      <w:proofErr w:type="gramEnd"/>
      <w:r>
        <w:t xml:space="preserve"> assessment of what has happened regarding the land productivity dynamics between the beginning and the end of the period in the study. However, to understand the dynamics of the biomass within the observation period, as well as to assess the stability of the final product, it might be useful to produce several “partial LPD indicators”</w:t>
      </w:r>
      <w:ins w:id="389" w:author="Xavier Rotllan-Puig" w:date="2021-10-07T09:20:00Z">
        <w:r>
          <w:t>,</w:t>
        </w:r>
      </w:ins>
      <w:ins w:id="390" w:author="Xavier Rotllan-Puig" w:date="2021-10-05T14:14:00Z">
        <w:r>
          <w:t xml:space="preserve"> or even “partial Long-Term Change Maps”</w:t>
        </w:r>
      </w:ins>
      <w:ins w:id="391" w:author="Xavier Rotllan-Puig" w:date="2021-10-07T09:20:00Z">
        <w:r>
          <w:t>,</w:t>
        </w:r>
      </w:ins>
      <w:r>
        <w:t xml:space="preserve"> using different time windows of the time series.</w:t>
      </w:r>
    </w:p>
    <w:p w14:paraId="5CAEBC4B" w14:textId="77777777" w:rsidR="00645F23" w:rsidRDefault="00C93F97">
      <w:pPr>
        <w:pStyle w:val="BodyText"/>
      </w:pPr>
      <w:r>
        <w:t xml:space="preserve">This process is not yet implemented in </w:t>
      </w:r>
      <w:proofErr w:type="spellStart"/>
      <w:r>
        <w:rPr>
          <w:i/>
        </w:rPr>
        <w:t>LPDynR</w:t>
      </w:r>
      <w:proofErr w:type="spellEnd"/>
      <w:r>
        <w:t xml:space="preserve"> as a function, but we propose the following code to produce partial LPD maps of </w:t>
      </w:r>
      <w:r>
        <w:rPr>
          <w:i/>
        </w:rPr>
        <w:t>n</w:t>
      </w:r>
      <w:r>
        <w:t xml:space="preserve"> years and with an overlap of </w:t>
      </w:r>
      <w:r>
        <w:rPr>
          <w:i/>
        </w:rPr>
        <w:t>y</w:t>
      </w:r>
      <w:r>
        <w:t xml:space="preserve"> years between the end of the last period and the beginning of the next one. This example was implemented for the same case study shown along this article and the final partial L</w:t>
      </w:r>
      <w:ins w:id="392" w:author="Xavier Rotllan-Puig" w:date="2021-09-21T13:03:00Z">
        <w:r>
          <w:t xml:space="preserve">and </w:t>
        </w:r>
      </w:ins>
      <w:r>
        <w:t>P</w:t>
      </w:r>
      <w:ins w:id="393" w:author="Xavier Rotllan-Puig" w:date="2021-09-21T13:03:00Z">
        <w:r>
          <w:t xml:space="preserve">roductivity </w:t>
        </w:r>
      </w:ins>
      <w:r>
        <w:t>D</w:t>
      </w:r>
      <w:ins w:id="394" w:author="Xavier Rotllan-Puig" w:date="2021-09-21T13:03:00Z">
        <w:r>
          <w:t>ynamics</w:t>
        </w:r>
      </w:ins>
      <w:r>
        <w:t xml:space="preserve"> maps can be seen in Figure </w:t>
      </w:r>
      <w:ins w:id="395" w:author="Xavier Rotllan-Puig" w:date="2021-10-12T13:30:00Z">
        <w:r>
          <w:t>8</w:t>
        </w:r>
      </w:ins>
      <w:del w:id="396" w:author="Xavier Rotllan-Puig" w:date="2021-10-12T13:30:00Z">
        <w:r>
          <w:delText>7</w:delText>
        </w:r>
      </w:del>
      <w:r>
        <w:t>.</w:t>
      </w:r>
    </w:p>
    <w:p w14:paraId="367A712D" w14:textId="77777777" w:rsidR="00645F23" w:rsidRDefault="00C93F97">
      <w:pPr>
        <w:pStyle w:val="BodyText"/>
      </w:pPr>
      <w:r>
        <w:t xml:space="preserve"> </w:t>
      </w:r>
    </w:p>
    <w:p w14:paraId="125489FE" w14:textId="77777777" w:rsidR="00645F23" w:rsidRDefault="00645F23">
      <w:pPr>
        <w:pStyle w:val="BodyText"/>
      </w:pPr>
    </w:p>
    <w:p w14:paraId="503E830E" w14:textId="77777777" w:rsidR="00645F23" w:rsidRDefault="00645F23">
      <w:pPr>
        <w:pStyle w:val="BodyText"/>
      </w:pPr>
    </w:p>
    <w:p w14:paraId="09368941" w14:textId="77777777" w:rsidR="00645F23" w:rsidRDefault="00645F23">
      <w:pPr>
        <w:pStyle w:val="BodyText"/>
      </w:pPr>
    </w:p>
    <w:p w14:paraId="0C3C3BF0" w14:textId="77777777" w:rsidR="00645F23" w:rsidRDefault="00645F23">
      <w:pPr>
        <w:pStyle w:val="BodyText"/>
      </w:pPr>
    </w:p>
    <w:p w14:paraId="7DD417F0" w14:textId="77777777" w:rsidR="00645F23" w:rsidRDefault="00645F23">
      <w:pPr>
        <w:pStyle w:val="BodyText"/>
      </w:pPr>
    </w:p>
    <w:p w14:paraId="4CA74367" w14:textId="77777777" w:rsidR="00645F23" w:rsidRDefault="00C93F97">
      <w:pPr>
        <w:pStyle w:val="SourceCode"/>
        <w:spacing w:after="0"/>
      </w:pPr>
      <w:r>
        <w:lastRenderedPageBreak/>
        <w:t xml:space="preserve">## Running </w:t>
      </w:r>
      <w:proofErr w:type="spellStart"/>
      <w:r>
        <w:t>LPDynR</w:t>
      </w:r>
      <w:proofErr w:type="spellEnd"/>
      <w:r>
        <w:t xml:space="preserve"> for partial time series ## </w:t>
      </w:r>
      <w:r>
        <w:br/>
        <w:t xml:space="preserve"> </w:t>
      </w:r>
      <w:r>
        <w:br/>
      </w:r>
      <w:proofErr w:type="spellStart"/>
      <w:r>
        <w:t>ts_length</w:t>
      </w:r>
      <w:proofErr w:type="spellEnd"/>
      <w:r>
        <w:t xml:space="preserve"> &lt;- 5                                              # time series length to run 'partial LPD maps'</w:t>
      </w:r>
      <w:r>
        <w:br/>
      </w:r>
      <w:proofErr w:type="spellStart"/>
      <w:r>
        <w:t>ts_years_overlap</w:t>
      </w:r>
      <w:proofErr w:type="spellEnd"/>
      <w:r>
        <w:t xml:space="preserve"> &lt;- 2                                  # number of years of overlapping</w:t>
      </w:r>
      <w:r>
        <w:br/>
      </w:r>
      <w:proofErr w:type="spellStart"/>
      <w:r>
        <w:t>partial_dir</w:t>
      </w:r>
      <w:proofErr w:type="spellEnd"/>
      <w:r>
        <w:t xml:space="preserve"> &lt;- "/</w:t>
      </w:r>
      <w:proofErr w:type="spellStart"/>
      <w:r>
        <w:t>LPD_partial</w:t>
      </w:r>
      <w:proofErr w:type="spellEnd"/>
      <w:r>
        <w:t>"                      # directory to save the 'partial LPD' results</w:t>
      </w:r>
      <w:r>
        <w:br/>
      </w:r>
      <w:proofErr w:type="spellStart"/>
      <w:r>
        <w:t>first_year</w:t>
      </w:r>
      <w:proofErr w:type="spellEnd"/>
      <w:r>
        <w:t xml:space="preserve"> &lt;- 1                                              # first year of the whole time series</w:t>
      </w:r>
      <w:r>
        <w:br/>
      </w:r>
      <w:proofErr w:type="spellStart"/>
      <w:r>
        <w:t>last_year</w:t>
      </w:r>
      <w:proofErr w:type="spellEnd"/>
      <w:r>
        <w:t xml:space="preserve"> &lt;- </w:t>
      </w:r>
      <w:proofErr w:type="spellStart"/>
      <w:r>
        <w:t>nlayers</w:t>
      </w:r>
      <w:proofErr w:type="spellEnd"/>
      <w:r>
        <w:t>(</w:t>
      </w:r>
      <w:proofErr w:type="spellStart"/>
      <w:r>
        <w:t>cf</w:t>
      </w:r>
      <w:proofErr w:type="spellEnd"/>
      <w:r>
        <w:t>)                                # last year of the whole time series</w:t>
      </w:r>
      <w:r>
        <w:br/>
      </w:r>
      <w:proofErr w:type="spellStart"/>
      <w:r>
        <w:t>last_year_run</w:t>
      </w:r>
      <w:proofErr w:type="spellEnd"/>
      <w:r>
        <w:t xml:space="preserve"> &lt;- </w:t>
      </w:r>
      <w:proofErr w:type="spellStart"/>
      <w:r>
        <w:t>first_year</w:t>
      </w:r>
      <w:proofErr w:type="spellEnd"/>
      <w:r>
        <w:t xml:space="preserve"> + </w:t>
      </w:r>
      <w:proofErr w:type="spellStart"/>
      <w:r>
        <w:t>ts_length</w:t>
      </w:r>
      <w:proofErr w:type="spellEnd"/>
      <w:r>
        <w:t xml:space="preserve"> - 1  # last year of the 'partial LPD'</w:t>
      </w:r>
      <w:r>
        <w:br/>
      </w:r>
      <w:r>
        <w:br/>
        <w:t>while(</w:t>
      </w:r>
      <w:proofErr w:type="spellStart"/>
      <w:r>
        <w:t>last_year_run</w:t>
      </w:r>
      <w:proofErr w:type="spellEnd"/>
      <w:r>
        <w:t xml:space="preserve"> &lt;= </w:t>
      </w:r>
      <w:proofErr w:type="spellStart"/>
      <w:r>
        <w:t>last_year</w:t>
      </w:r>
      <w:proofErr w:type="spellEnd"/>
      <w:r>
        <w:t>){</w:t>
      </w:r>
      <w:r>
        <w:br/>
        <w:t xml:space="preserve">  # </w:t>
      </w:r>
      <w:proofErr w:type="spellStart"/>
      <w:r>
        <w:t>subsetting</w:t>
      </w:r>
      <w:proofErr w:type="spellEnd"/>
      <w:r>
        <w:t xml:space="preserve"> the years (layers) to run</w:t>
      </w:r>
      <w:r>
        <w:br/>
        <w:t xml:space="preserve">  </w:t>
      </w:r>
      <w:proofErr w:type="spellStart"/>
      <w:r>
        <w:t>cf_run</w:t>
      </w:r>
      <w:proofErr w:type="spellEnd"/>
      <w:r>
        <w:t xml:space="preserve"> &lt;- </w:t>
      </w:r>
      <w:proofErr w:type="spellStart"/>
      <w:r>
        <w:t>cf</w:t>
      </w:r>
      <w:proofErr w:type="spellEnd"/>
      <w:r>
        <w:t>[[</w:t>
      </w:r>
      <w:proofErr w:type="spellStart"/>
      <w:r>
        <w:t>first_year:last_year_run</w:t>
      </w:r>
      <w:proofErr w:type="spellEnd"/>
      <w:r>
        <w:t>]]</w:t>
      </w:r>
      <w:r>
        <w:br/>
      </w:r>
      <w:r>
        <w:br/>
        <w:t xml:space="preserve">  # a directory to save the data</w:t>
      </w:r>
      <w:r>
        <w:br/>
        <w:t xml:space="preserve">  dir2save0 &lt;- paste0(</w:t>
      </w:r>
      <w:proofErr w:type="spellStart"/>
      <w:r>
        <w:t>getwd</w:t>
      </w:r>
      <w:proofErr w:type="spellEnd"/>
      <w:r>
        <w:t xml:space="preserve">(), </w:t>
      </w:r>
      <w:proofErr w:type="spellStart"/>
      <w:r>
        <w:t>partial_dir</w:t>
      </w:r>
      <w:proofErr w:type="spellEnd"/>
      <w:r>
        <w:t>)</w:t>
      </w:r>
      <w:r>
        <w:br/>
        <w:t xml:space="preserve">  if(!</w:t>
      </w:r>
      <w:proofErr w:type="spellStart"/>
      <w:r>
        <w:t>dir.exists</w:t>
      </w:r>
      <w:proofErr w:type="spellEnd"/>
      <w:r>
        <w:t xml:space="preserve">(dir2save0)) </w:t>
      </w:r>
      <w:proofErr w:type="spellStart"/>
      <w:r>
        <w:t>dir.create</w:t>
      </w:r>
      <w:proofErr w:type="spellEnd"/>
      <w:r>
        <w:t>(dir2save0)</w:t>
      </w:r>
      <w:r>
        <w:br/>
        <w:t xml:space="preserve">  dir2save &lt;- paste0(</w:t>
      </w:r>
      <w:proofErr w:type="spellStart"/>
      <w:r>
        <w:t>getwd</w:t>
      </w:r>
      <w:proofErr w:type="spellEnd"/>
      <w:r>
        <w:t xml:space="preserve">(), </w:t>
      </w:r>
      <w:proofErr w:type="spellStart"/>
      <w:r>
        <w:t>partial_dir</w:t>
      </w:r>
      <w:proofErr w:type="spellEnd"/>
      <w:r>
        <w:t xml:space="preserve">, "/LPD_", </w:t>
      </w:r>
      <w:proofErr w:type="spellStart"/>
      <w:r>
        <w:t>first_year</w:t>
      </w:r>
      <w:proofErr w:type="spellEnd"/>
      <w:r>
        <w:t xml:space="preserve">, "_", </w:t>
      </w:r>
      <w:proofErr w:type="spellStart"/>
      <w:r>
        <w:t>last_year_run</w:t>
      </w:r>
      <w:proofErr w:type="spellEnd"/>
      <w:r>
        <w:t>, "/")</w:t>
      </w:r>
      <w:r>
        <w:br/>
        <w:t xml:space="preserve">  if(!</w:t>
      </w:r>
      <w:proofErr w:type="spellStart"/>
      <w:r>
        <w:t>dir.exists</w:t>
      </w:r>
      <w:proofErr w:type="spellEnd"/>
      <w:r>
        <w:t xml:space="preserve">(dir2save)) </w:t>
      </w:r>
      <w:proofErr w:type="spellStart"/>
      <w:r>
        <w:t>dir.create</w:t>
      </w:r>
      <w:proofErr w:type="spellEnd"/>
      <w:r>
        <w:t>(dir2save)</w:t>
      </w:r>
      <w:r>
        <w:br/>
        <w:t xml:space="preserve"> </w:t>
      </w:r>
      <w:r>
        <w:br/>
        <w:t xml:space="preserve"> ##                                                         ##</w:t>
      </w:r>
      <w:r>
        <w:br/>
        <w:t xml:space="preserve"> ##                                                         ##</w:t>
      </w:r>
      <w:r>
        <w:br/>
        <w:t xml:space="preserve"> ## Here all the steps to calculate the   ## </w:t>
      </w:r>
      <w:r>
        <w:br/>
        <w:t xml:space="preserve"> ## final LPD map as in the examples  ##</w:t>
      </w:r>
      <w:r>
        <w:br/>
        <w:t xml:space="preserve"> ##                                                         ##</w:t>
      </w:r>
      <w:r>
        <w:br/>
        <w:t xml:space="preserve"> ##                                                         ##                                          </w:t>
      </w:r>
      <w:r>
        <w:br/>
      </w:r>
    </w:p>
    <w:p w14:paraId="47D1B1F1" w14:textId="77777777" w:rsidR="00645F23" w:rsidRDefault="00C93F97">
      <w:pPr>
        <w:pStyle w:val="SourceCode"/>
        <w:spacing w:before="0" w:after="0"/>
      </w:pPr>
      <w:r>
        <w:t xml:space="preserve">  # Cleaning temp  </w:t>
      </w:r>
    </w:p>
    <w:p w14:paraId="52A43720" w14:textId="77777777" w:rsidR="00645F23" w:rsidRDefault="00C93F97">
      <w:pPr>
        <w:pStyle w:val="SourceCode"/>
        <w:spacing w:before="0" w:after="0"/>
      </w:pPr>
      <w:r>
        <w:t xml:space="preserve">  </w:t>
      </w:r>
      <w:proofErr w:type="spellStart"/>
      <w:proofErr w:type="gramStart"/>
      <w:r>
        <w:t>removeTmpFiles</w:t>
      </w:r>
      <w:proofErr w:type="spellEnd"/>
      <w:r>
        <w:t>(</w:t>
      </w:r>
      <w:proofErr w:type="gramEnd"/>
      <w:r>
        <w:t>h = 0.5)</w:t>
      </w:r>
    </w:p>
    <w:p w14:paraId="00E3B8E5" w14:textId="77777777" w:rsidR="00645F23" w:rsidRDefault="00C93F97">
      <w:pPr>
        <w:pStyle w:val="SourceCode"/>
        <w:spacing w:before="0" w:after="0"/>
      </w:pPr>
      <w:r>
        <w:br/>
        <w:t xml:space="preserve">  # Parameters for the loop</w:t>
      </w:r>
      <w:r>
        <w:br/>
        <w:t xml:space="preserve">  </w:t>
      </w:r>
      <w:proofErr w:type="spellStart"/>
      <w:r>
        <w:t>first_year</w:t>
      </w:r>
      <w:proofErr w:type="spellEnd"/>
      <w:r>
        <w:t xml:space="preserve"> &lt;- </w:t>
      </w:r>
      <w:proofErr w:type="spellStart"/>
      <w:r>
        <w:t>last_year_run</w:t>
      </w:r>
      <w:proofErr w:type="spellEnd"/>
      <w:r>
        <w:t xml:space="preserve"> - </w:t>
      </w:r>
      <w:proofErr w:type="spellStart"/>
      <w:r>
        <w:t>ts_years_overlap</w:t>
      </w:r>
      <w:proofErr w:type="spellEnd"/>
      <w:r>
        <w:t xml:space="preserve"> + 1</w:t>
      </w:r>
      <w:r>
        <w:br/>
        <w:t xml:space="preserve">  </w:t>
      </w:r>
      <w:proofErr w:type="spellStart"/>
      <w:r>
        <w:t>last_year_run</w:t>
      </w:r>
      <w:proofErr w:type="spellEnd"/>
      <w:r>
        <w:t xml:space="preserve"> &lt;- </w:t>
      </w:r>
      <w:proofErr w:type="spellStart"/>
      <w:r>
        <w:t>first_year</w:t>
      </w:r>
      <w:proofErr w:type="spellEnd"/>
      <w:r>
        <w:t xml:space="preserve"> + </w:t>
      </w:r>
      <w:proofErr w:type="spellStart"/>
      <w:r>
        <w:t>ts_length</w:t>
      </w:r>
      <w:proofErr w:type="spellEnd"/>
      <w:r>
        <w:t xml:space="preserve"> - 1</w:t>
      </w:r>
      <w:r>
        <w:br/>
        <w:t>}</w:t>
      </w:r>
    </w:p>
    <w:p w14:paraId="3B38DCBE" w14:textId="77777777" w:rsidR="00645F23" w:rsidRDefault="00C93F97">
      <w:pPr>
        <w:pStyle w:val="FirstParagraph"/>
      </w:pPr>
      <w:r>
        <w:t xml:space="preserve"> </w:t>
      </w:r>
    </w:p>
    <w:p w14:paraId="0F793DAB" w14:textId="77777777" w:rsidR="00645F23" w:rsidRDefault="00C93F97">
      <w:pPr>
        <w:jc w:val="center"/>
      </w:pPr>
      <w:r>
        <w:rPr>
          <w:noProof/>
        </w:rPr>
        <w:lastRenderedPageBreak/>
        <w:drawing>
          <wp:inline distT="0" distB="0" distL="0" distR="0" wp14:anchorId="6C643000" wp14:editId="5A9270CD">
            <wp:extent cx="5083810" cy="7192010"/>
            <wp:effectExtent l="0" t="0" r="0" b="0"/>
            <wp:docPr id="8" name="Picture 7" descr="C:\Users\rotllxa\D6_LPD\LPD_MODIS_Europe\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Users\rotllxa\D6_LPD\LPD_MODIS_Europe\Figure7.jpg"/>
                    <pic:cNvPicPr>
                      <a:picLocks noChangeAspect="1" noChangeArrowheads="1"/>
                    </pic:cNvPicPr>
                  </pic:nvPicPr>
                  <pic:blipFill>
                    <a:blip r:embed="rId25"/>
                    <a:stretch>
                      <a:fillRect/>
                    </a:stretch>
                  </pic:blipFill>
                  <pic:spPr bwMode="auto">
                    <a:xfrm>
                      <a:off x="0" y="0"/>
                      <a:ext cx="5083810" cy="7192010"/>
                    </a:xfrm>
                    <a:prstGeom prst="rect">
                      <a:avLst/>
                    </a:prstGeom>
                  </pic:spPr>
                </pic:pic>
              </a:graphicData>
            </a:graphic>
          </wp:inline>
        </w:drawing>
      </w:r>
    </w:p>
    <w:p w14:paraId="393F837E" w14:textId="77777777" w:rsidR="00645F23" w:rsidRDefault="00C93F97">
      <w:pPr>
        <w:pStyle w:val="Caption"/>
      </w:pPr>
      <w:r>
        <w:t xml:space="preserve">Figure </w:t>
      </w:r>
      <w:ins w:id="397" w:author="Xavier Rotllan-Puig" w:date="2021-10-12T13:30:00Z">
        <w:r>
          <w:t>8</w:t>
        </w:r>
      </w:ins>
      <w:del w:id="398" w:author="Xavier Rotllan-Puig" w:date="2021-10-12T13:30:00Z">
        <w:r>
          <w:delText>7</w:delText>
        </w:r>
      </w:del>
      <w:r>
        <w:t>: Partial LPD indicators (plots A to F) and LPD indicator for the whole time series (plot G). The partial LPD indicators were produced for time windows of 5 years with an overlap of 2 year between the end of the last period and the beginning of the next one</w:t>
      </w:r>
    </w:p>
    <w:p w14:paraId="54A43F5B" w14:textId="1E99C988" w:rsidR="00645F23" w:rsidRDefault="00C93F97">
      <w:pPr>
        <w:pStyle w:val="BodyText"/>
      </w:pPr>
      <w:r>
        <w:lastRenderedPageBreak/>
        <w:t xml:space="preserve">The complete LPD indicator (i.e. for the whole time series; Figure </w:t>
      </w:r>
      <w:ins w:id="399" w:author="Xavier Rotllan-Puig" w:date="2021-10-12T13:30:00Z">
        <w:r>
          <w:t>8</w:t>
        </w:r>
      </w:ins>
      <w:del w:id="400" w:author="Xavier Rotllan-Puig" w:date="2021-10-12T13:30:00Z">
        <w:r>
          <w:delText>7</w:delText>
        </w:r>
      </w:del>
      <w:r>
        <w:t xml:space="preserve">G) shows, in general terms, a positive </w:t>
      </w:r>
      <w:commentRangeStart w:id="401"/>
      <w:del w:id="402" w:author="michael cherlet" w:date="2021-10-26T19:28:00Z">
        <w:r w:rsidDel="000A28E4">
          <w:delText xml:space="preserve">trend </w:delText>
        </w:r>
      </w:del>
      <w:ins w:id="403" w:author="michael cherlet" w:date="2021-10-26T19:28:00Z">
        <w:r w:rsidR="000A28E4">
          <w:t>dynamics</w:t>
        </w:r>
        <w:commentRangeEnd w:id="401"/>
        <w:r w:rsidR="000A28E4">
          <w:rPr>
            <w:rStyle w:val="CommentReference"/>
          </w:rPr>
          <w:commentReference w:id="401"/>
        </w:r>
        <w:r w:rsidR="000A28E4">
          <w:t xml:space="preserve"> </w:t>
        </w:r>
      </w:ins>
      <w:r>
        <w:t xml:space="preserve">pattern across Europe (i.e. more pixels in greens). However, some of the intermediate plots show more negative </w:t>
      </w:r>
      <w:del w:id="404" w:author="michael cherlet" w:date="2021-10-26T19:28:00Z">
        <w:r w:rsidDel="000A28E4">
          <w:delText xml:space="preserve">trends </w:delText>
        </w:r>
      </w:del>
      <w:ins w:id="405" w:author="michael cherlet" w:date="2021-10-26T19:28:00Z">
        <w:r w:rsidR="000A28E4">
          <w:t>dynamics</w:t>
        </w:r>
        <w:r w:rsidR="000A28E4">
          <w:t xml:space="preserve"> </w:t>
        </w:r>
      </w:ins>
      <w:r>
        <w:t xml:space="preserve">(i.e. yellow and light red pixels). This, besides demonstrating </w:t>
      </w:r>
      <w:commentRangeStart w:id="406"/>
      <w:r>
        <w:t>the highly fluctuating character of vegetation</w:t>
      </w:r>
      <w:ins w:id="407" w:author="Xavier Rotllan-Puig" w:date="2021-10-07T09:34:00Z">
        <w:r>
          <w:t xml:space="preserve"> due mainly to weather conditions</w:t>
        </w:r>
      </w:ins>
      <w:ins w:id="408" w:author="michael cherlet" w:date="2021-10-26T19:30:00Z">
        <w:r w:rsidR="00503339">
          <w:t xml:space="preserve"> </w:t>
        </w:r>
      </w:ins>
      <w:ins w:id="409" w:author="Xavier Rotllan-Puig" w:date="2021-10-07T09:34:00Z">
        <w:del w:id="410" w:author="michael cherlet" w:date="2021-10-26T19:31:00Z">
          <w:r w:rsidDel="00503339">
            <w:delText xml:space="preserve"> </w:delText>
          </w:r>
        </w:del>
        <w:r>
          <w:t xml:space="preserve">(specially </w:t>
        </w:r>
      </w:ins>
      <w:ins w:id="411" w:author="Xavier Rotllan-Puig" w:date="2021-10-07T09:45:00Z">
        <w:r>
          <w:t>rainfall</w:t>
        </w:r>
      </w:ins>
      <w:ins w:id="412" w:author="Xavier Rotllan-Puig" w:date="2021-10-07T09:44:00Z">
        <w:r>
          <w:t xml:space="preserve">; </w:t>
        </w:r>
      </w:ins>
      <w:proofErr w:type="spellStart"/>
      <w:ins w:id="413" w:author="Xavier Rotllan-Puig" w:date="2021-10-07T09:37:00Z">
        <w:r>
          <w:t>Kalisa</w:t>
        </w:r>
        <w:proofErr w:type="spellEnd"/>
        <w:r>
          <w:t xml:space="preserve"> et al., 2019)</w:t>
        </w:r>
      </w:ins>
      <w:r>
        <w:t>,</w:t>
      </w:r>
      <w:commentRangeEnd w:id="406"/>
      <w:r>
        <w:commentReference w:id="406"/>
      </w:r>
      <w:r>
        <w:t xml:space="preserve"> confirms the influence of the extremes of the time series on the final result</w:t>
      </w:r>
      <w:ins w:id="414" w:author="michael cherlet" w:date="2021-10-26T19:31:00Z">
        <w:r w:rsidR="00503339">
          <w:t xml:space="preserve">, </w:t>
        </w:r>
        <w:r w:rsidR="00503339">
          <w:t>such as dry spells and drought</w:t>
        </w:r>
      </w:ins>
      <w:ins w:id="415" w:author="michael cherlet" w:date="2021-10-26T19:32:00Z">
        <w:r w:rsidR="00503339">
          <w:t>s</w:t>
        </w:r>
      </w:ins>
      <w:ins w:id="416" w:author="michael cherlet" w:date="2021-10-26T19:31:00Z">
        <w:r w:rsidR="00503339">
          <w:t xml:space="preserve"> in </w:t>
        </w:r>
        <w:commentRangeStart w:id="417"/>
        <w:r w:rsidR="00503339">
          <w:t>Europe</w:t>
        </w:r>
        <w:commentRangeEnd w:id="417"/>
        <w:r w:rsidR="00503339">
          <w:rPr>
            <w:rStyle w:val="CommentReference"/>
          </w:rPr>
          <w:commentReference w:id="417"/>
        </w:r>
      </w:ins>
      <w:r>
        <w:t xml:space="preserve">. </w:t>
      </w:r>
      <w:commentRangeStart w:id="418"/>
      <w:r>
        <w:t>In this sense, in the time series of the example, the first period seemed to show stressed vegetation in terms of productivity for most of the pixels in Western/Central Europe, and they expressed a large increase around years 7/8. Such increase caused a large number of areas belonging to the higher LPD class, and it still influenced the dynamics of the following period, resulting in areas with stressed vegetation.</w:t>
      </w:r>
      <w:commentRangeEnd w:id="418"/>
      <w:r w:rsidR="00503339">
        <w:rPr>
          <w:rStyle w:val="CommentReference"/>
        </w:rPr>
        <w:commentReference w:id="418"/>
      </w:r>
    </w:p>
    <w:p w14:paraId="3C1F63F2" w14:textId="77777777" w:rsidR="00645F23" w:rsidRDefault="00C93F97">
      <w:pPr>
        <w:pStyle w:val="BodyText"/>
      </w:pPr>
      <w:r>
        <w:t xml:space="preserve">The fact that the LPD indicator calculated with the approach included in </w:t>
      </w:r>
      <w:proofErr w:type="spellStart"/>
      <w:r>
        <w:rPr>
          <w:i/>
          <w:iCs/>
        </w:rPr>
        <w:t>LPDynR</w:t>
      </w:r>
      <w:proofErr w:type="spellEnd"/>
      <w:r>
        <w:t xml:space="preserve"> is influenced by the beginning and the end of the time series is not a limitation, as the main goal of the LPD indicator is to know the current state of vegetation in relation to a previous state, and not the fluctuations due to, for example, to extreme climatic events such as e.g. droughts. However, being able to map these fluctuations in space and time might add information for further analysis. </w:t>
      </w:r>
    </w:p>
    <w:p w14:paraId="1B4A053F" w14:textId="77777777" w:rsidR="00645F23" w:rsidRDefault="00C93F97">
      <w:pPr>
        <w:pStyle w:val="Heading1"/>
      </w:pPr>
      <w:bookmarkStart w:id="419" w:name="conclusions"/>
      <w:r>
        <w:t>Conclusions</w:t>
      </w:r>
      <w:bookmarkEnd w:id="419"/>
    </w:p>
    <w:p w14:paraId="01B7FC8F" w14:textId="6570B540" w:rsidR="00645F23" w:rsidRDefault="00C93F97">
      <w:pPr>
        <w:pStyle w:val="FirstParagraph"/>
      </w:pPr>
      <w:proofErr w:type="spellStart"/>
      <w:ins w:id="420" w:author="Xavier Rotllan-Puig" w:date="2021-10-07T10:23:00Z">
        <w:r>
          <w:rPr>
            <w:i/>
          </w:rPr>
          <w:t>LPDynR</w:t>
        </w:r>
        <w:proofErr w:type="spellEnd"/>
        <w:r>
          <w:t xml:space="preserve"> is a comprehensive set of open source programming code, written in the well-known R language and properly packaged, ready to be freely distributed in order to let the users with a minimum knowledge of the R language calculate the Land Productivity </w:t>
        </w:r>
        <w:r>
          <w:lastRenderedPageBreak/>
          <w:t xml:space="preserve">Dynamics indicator. The package, once installed, includes several examples and a small data set for testing the functionalities and the different parameters to tune them. We have used </w:t>
        </w:r>
        <w:proofErr w:type="spellStart"/>
        <w:r>
          <w:rPr>
            <w:i/>
            <w:iCs/>
          </w:rPr>
          <w:t>LPDynR</w:t>
        </w:r>
        <w:proofErr w:type="spellEnd"/>
        <w:r>
          <w:t xml:space="preserve"> to calculate the indicator for Europe, showing that, in general terms, land productivity has experienced a </w:t>
        </w:r>
        <w:proofErr w:type="gramStart"/>
        <w:r>
          <w:t>positive dynamics</w:t>
        </w:r>
        <w:proofErr w:type="gramEnd"/>
        <w:r>
          <w:t xml:space="preserve"> during the past two decades in most of this area</w:t>
        </w:r>
      </w:ins>
      <w:ins w:id="421" w:author="michael cherlet" w:date="2021-10-26T19:38:00Z">
        <w:r w:rsidR="00C46146">
          <w:t>. Resu</w:t>
        </w:r>
      </w:ins>
      <w:ins w:id="422" w:author="michael cherlet" w:date="2021-10-26T19:39:00Z">
        <w:r w:rsidR="00C46146">
          <w:t>lts obtained for intermediate or other time windows showed</w:t>
        </w:r>
      </w:ins>
      <w:ins w:id="423" w:author="michael cherlet" w:date="2021-10-26T19:36:00Z">
        <w:r w:rsidR="00C46146">
          <w:t xml:space="preserve"> effects of </w:t>
        </w:r>
      </w:ins>
      <w:ins w:id="424" w:author="michael cherlet" w:date="2021-10-26T19:39:00Z">
        <w:r w:rsidR="00D7377A">
          <w:t xml:space="preserve">specific </w:t>
        </w:r>
      </w:ins>
      <w:ins w:id="425" w:author="michael cherlet" w:date="2021-10-26T19:40:00Z">
        <w:r w:rsidR="00D7377A">
          <w:t xml:space="preserve">growing </w:t>
        </w:r>
      </w:ins>
      <w:ins w:id="426" w:author="michael cherlet" w:date="2021-10-26T19:39:00Z">
        <w:r w:rsidR="00D7377A">
          <w:t>conditions</w:t>
        </w:r>
      </w:ins>
      <w:ins w:id="427" w:author="michael cherlet" w:date="2021-10-26T19:40:00Z">
        <w:r w:rsidR="00D7377A">
          <w:t>, such as droughts,</w:t>
        </w:r>
      </w:ins>
      <w:ins w:id="428" w:author="michael cherlet" w:date="2021-10-26T19:39:00Z">
        <w:r w:rsidR="00D7377A">
          <w:t xml:space="preserve"> </w:t>
        </w:r>
      </w:ins>
      <w:ins w:id="429" w:author="michael cherlet" w:date="2021-10-26T19:40:00Z">
        <w:r w:rsidR="00D7377A">
          <w:t xml:space="preserve">during the end years of the time series. </w:t>
        </w:r>
      </w:ins>
      <w:ins w:id="430" w:author="Xavier Rotllan-Puig" w:date="2021-10-07T10:23:00Z">
        <w:del w:id="431" w:author="michael cherlet" w:date="2021-10-26T19:40:00Z">
          <w:r w:rsidDel="00D7377A">
            <w:delText xml:space="preserve">. </w:delText>
          </w:r>
        </w:del>
        <w:r>
          <w:t xml:space="preserve">This is </w:t>
        </w:r>
        <w:commentRangeStart w:id="432"/>
        <w:del w:id="433" w:author="michael cherlet" w:date="2021-10-26T19:41:00Z">
          <w:r w:rsidDel="00D7377A">
            <w:delText>in contrast with what is happenin</w:delText>
          </w:r>
        </w:del>
      </w:ins>
      <w:ins w:id="434" w:author="michael cherlet" w:date="2021-10-26T19:41:00Z">
        <w:r w:rsidR="00D7377A">
          <w:t xml:space="preserve">similar to </w:t>
        </w:r>
      </w:ins>
      <w:ins w:id="435" w:author="Xavier Rotllan-Puig" w:date="2021-10-07T10:23:00Z">
        <w:del w:id="436" w:author="michael cherlet" w:date="2021-10-26T19:41:00Z">
          <w:r w:rsidDel="00D7377A">
            <w:delText xml:space="preserve">g in </w:delText>
          </w:r>
        </w:del>
        <w:r>
          <w:t xml:space="preserve">other areas of </w:t>
        </w:r>
      </w:ins>
      <w:commentRangeEnd w:id="432"/>
      <w:r w:rsidR="00D7377A">
        <w:rPr>
          <w:rStyle w:val="CommentReference"/>
          <w:rFonts w:cstheme="minorBidi"/>
        </w:rPr>
        <w:commentReference w:id="432"/>
      </w:r>
      <w:ins w:id="437" w:author="Xavier Rotllan-Puig" w:date="2021-10-07T10:23:00Z">
        <w:r>
          <w:t xml:space="preserve">the globe, where several processes of land degradation and desertification are occurring </w:t>
        </w:r>
      </w:ins>
      <w:ins w:id="438" w:author="michael cherlet" w:date="2021-10-26T19:44:00Z">
        <w:r w:rsidR="00D7377A">
          <w:t xml:space="preserve">and affecting land productivity </w:t>
        </w:r>
      </w:ins>
      <w:ins w:id="439" w:author="Xavier Rotllan-Puig" w:date="2021-10-07T10:23:00Z">
        <w:r>
          <w:t>(Cherlet, et al., 2018).</w:t>
        </w:r>
      </w:ins>
    </w:p>
    <w:p w14:paraId="0A60B60C" w14:textId="162EF241" w:rsidR="00645F23" w:rsidRDefault="00C93F97">
      <w:pPr>
        <w:pStyle w:val="FirstParagraph"/>
      </w:pPr>
      <w:r>
        <w:t>As stated by the Intergovernmental Science-Policy Platform on Biodiversity and Ecosystem Services (IPBES), land degradation leads to a loss of biodiversity and a reduction of ecosystem functions and delivered services all over the world. Therefore, combating land degradation and restoring degraded lands has become an urgent priority in order to protect all life on Earth as well as to ensure human well-being (IPBES, 2018). In this sense, satellite observations provide valuable data which might help to monitor the Earth’s land cover to evaluate the state of land degradation</w:t>
      </w:r>
      <w:ins w:id="440" w:author="michael cherlet" w:date="2021-10-26T19:45:00Z">
        <w:r w:rsidR="00D30F12">
          <w:t xml:space="preserve"> and knowledge on the current condition of land productivity as resulting from a longer term trend is useful </w:t>
        </w:r>
      </w:ins>
      <w:ins w:id="441" w:author="michael cherlet" w:date="2021-10-26T19:46:00Z">
        <w:r w:rsidR="00D30F12">
          <w:t>when considering</w:t>
        </w:r>
        <w:bookmarkStart w:id="442" w:name="_GoBack"/>
        <w:bookmarkEnd w:id="442"/>
        <w:r w:rsidR="00D30F12">
          <w:t xml:space="preserve"> mitigation strategies</w:t>
        </w:r>
      </w:ins>
      <w:r>
        <w:t>.</w:t>
      </w:r>
      <w:ins w:id="443" w:author="Xavier Rotllan-Puig" w:date="2021-10-07T10:23:00Z">
        <w:r>
          <w:t xml:space="preserve"> </w:t>
        </w:r>
      </w:ins>
    </w:p>
    <w:p w14:paraId="3B349166" w14:textId="77777777" w:rsidR="00645F23" w:rsidRDefault="00C93F97">
      <w:pPr>
        <w:pStyle w:val="BodyText"/>
      </w:pPr>
      <w:ins w:id="444" w:author="Xavier Rotllan-Puig" w:date="2021-10-07T10:31:00Z">
        <w:r>
          <w:t>Additionally</w:t>
        </w:r>
      </w:ins>
      <w:ins w:id="445" w:author="Xavier Rotllan-Puig" w:date="2021-10-07T10:25:00Z">
        <w:r>
          <w:t xml:space="preserve">, </w:t>
        </w:r>
      </w:ins>
      <w:del w:id="446" w:author="Xavier Rotllan-Puig" w:date="2021-10-07T10:32:00Z">
        <w:r>
          <w:delText xml:space="preserve">The Land Productivity Dynamics indicator (LPD), </w:delText>
        </w:r>
      </w:del>
      <w:r>
        <w:t>as part of the S</w:t>
      </w:r>
      <w:ins w:id="447" w:author="Xavier Rotllan-Puig" w:date="2021-09-21T13:04:00Z">
        <w:r>
          <w:t xml:space="preserve">ustainable </w:t>
        </w:r>
      </w:ins>
      <w:r>
        <w:t>D</w:t>
      </w:r>
      <w:ins w:id="448" w:author="Xavier Rotllan-Puig" w:date="2021-09-21T13:04:00Z">
        <w:r>
          <w:t xml:space="preserve">evelopment </w:t>
        </w:r>
      </w:ins>
      <w:r>
        <w:t>G</w:t>
      </w:r>
      <w:ins w:id="449" w:author="Xavier Rotllan-Puig" w:date="2021-09-21T13:04:00Z">
        <w:r>
          <w:t>oals, its indicator</w:t>
        </w:r>
      </w:ins>
      <w:del w:id="450" w:author="Xavier Rotllan-Puig" w:date="2021-09-21T13:04:00Z">
        <w:r>
          <w:delText>-</w:delText>
        </w:r>
      </w:del>
      <w:r>
        <w:t xml:space="preserve">15.3.1 </w:t>
      </w:r>
      <w:del w:id="451" w:author="Xavier Rotllan-Puig" w:date="2021-10-07T10:32:00Z">
        <w:r>
          <w:delText>indicator</w:delText>
        </w:r>
      </w:del>
      <w:del w:id="452" w:author="Xavier Rotllan-Puig" w:date="2021-10-07T10:26:00Z">
        <w:r>
          <w:delText>,</w:delText>
        </w:r>
      </w:del>
      <w:r>
        <w:t xml:space="preserve"> aims at contributing to the assessment of the state of land degradation and desertification at global, regional and local scales.</w:t>
      </w:r>
      <w:ins w:id="453" w:author="Xavier Rotllan-Puig" w:date="2021-10-07T10:26:00Z">
        <w:r>
          <w:t xml:space="preserve"> In this framework,</w:t>
        </w:r>
      </w:ins>
      <w:del w:id="454" w:author="Xavier Rotllan-Puig" w:date="2021-10-07T10:28:00Z">
        <w:r>
          <w:delText xml:space="preserve"> </w:delText>
        </w:r>
      </w:del>
      <w:ins w:id="455" w:author="Xavier Rotllan-Puig" w:date="2021-10-07T10:26:00Z">
        <w:r>
          <w:t xml:space="preserve"> </w:t>
        </w:r>
      </w:ins>
      <w:del w:id="456" w:author="Xavier Rotllan-Puig" w:date="2021-10-07T10:26:00Z">
        <w:r>
          <w:delText xml:space="preserve">Therefore, </w:delText>
        </w:r>
      </w:del>
      <w:r>
        <w:t xml:space="preserve">the </w:t>
      </w:r>
      <w:proofErr w:type="spellStart"/>
      <w:r>
        <w:rPr>
          <w:i/>
        </w:rPr>
        <w:t>LPDynR</w:t>
      </w:r>
      <w:proofErr w:type="spellEnd"/>
      <w:r>
        <w:t xml:space="preserve"> new tool has been developed to</w:t>
      </w:r>
      <w:del w:id="457" w:author="Xavier Rotllan-Puig" w:date="2021-10-07T10:34:00Z">
        <w:r>
          <w:delText xml:space="preserve"> </w:delText>
        </w:r>
      </w:del>
      <w:del w:id="458" w:author="Xavier Rotllan-Puig" w:date="2021-10-07T10:33:00Z">
        <w:r>
          <w:delText>derive</w:delText>
        </w:r>
      </w:del>
      <w:ins w:id="459" w:author="Xavier Rotllan-Puig" w:date="2021-10-07T10:34:00Z">
        <w:r>
          <w:t xml:space="preserve"> compute</w:t>
        </w:r>
      </w:ins>
      <w:r>
        <w:t xml:space="preserve"> the </w:t>
      </w:r>
      <w:del w:id="460" w:author="Xavier Rotllan-Puig" w:date="2021-10-07T10:28:00Z">
        <w:r>
          <w:delText>LPD</w:delText>
        </w:r>
      </w:del>
      <w:ins w:id="461" w:author="Xavier Rotllan-Puig" w:date="2021-10-07T10:28:00Z">
        <w:r>
          <w:t xml:space="preserve"> Land Productivity Dynamics</w:t>
        </w:r>
      </w:ins>
      <w:r>
        <w:t xml:space="preserve"> indicator using phenological and land productivity variables</w:t>
      </w:r>
      <w:del w:id="462" w:author="Xavier Rotllan-Puig" w:date="2021-10-07T10:35:00Z">
        <w:r>
          <w:delText>, which can be obtained</w:delText>
        </w:r>
      </w:del>
      <w:ins w:id="463" w:author="Xavier Rotllan-Puig" w:date="2021-10-07T10:35:00Z">
        <w:r>
          <w:t xml:space="preserve"> derived</w:t>
        </w:r>
      </w:ins>
      <w:r>
        <w:t xml:space="preserve"> from long-term time series of Earth observation </w:t>
      </w:r>
      <w:r>
        <w:lastRenderedPageBreak/>
        <w:t>imagery</w:t>
      </w:r>
      <w:ins w:id="464" w:author="Xavier Rotllan-Puig" w:date="2021-10-07T10:38:00Z">
        <w:r>
          <w:t>.</w:t>
        </w:r>
      </w:ins>
      <w:ins w:id="465" w:author="Xavier Rotllan-Puig" w:date="2021-10-07T10:36:00Z">
        <w:r>
          <w:t xml:space="preserve"> </w:t>
        </w:r>
      </w:ins>
      <w:proofErr w:type="spellStart"/>
      <w:ins w:id="466" w:author="Xavier Rotllan-Puig" w:date="2021-10-07T10:38:00Z">
        <w:r>
          <w:rPr>
            <w:i/>
            <w:iCs/>
          </w:rPr>
          <w:t>LPDynR</w:t>
        </w:r>
      </w:ins>
      <w:proofErr w:type="spellEnd"/>
      <w:ins w:id="467" w:author="Xavier Rotllan-Puig" w:date="2021-10-07T10:34:00Z">
        <w:r>
          <w:t xml:space="preserve"> </w:t>
        </w:r>
      </w:ins>
      <w:ins w:id="468" w:author="Xavier Rotllan-Puig" w:date="2021-10-07T10:37:00Z">
        <w:r>
          <w:t>has, thus, the</w:t>
        </w:r>
      </w:ins>
      <w:ins w:id="469" w:author="Xavier Rotllan-Puig" w:date="2021-10-07T10:38:00Z">
        <w:r>
          <w:t xml:space="preserve"> ambition of </w:t>
        </w:r>
      </w:ins>
      <w:ins w:id="470" w:author="Xavier Rotllan-Puig" w:date="2021-10-07T10:39:00Z">
        <w:r>
          <w:t>being a widely used tool to help scientists and pra</w:t>
        </w:r>
      </w:ins>
      <w:ins w:id="471" w:author="Xavier Rotllan-Puig" w:date="2021-10-07T10:40:00Z">
        <w:r>
          <w:t xml:space="preserve">ctitioners to </w:t>
        </w:r>
      </w:ins>
      <w:ins w:id="472" w:author="Xavier Rotllan-Puig" w:date="2021-10-07T10:42:00Z">
        <w:r>
          <w:t>produce their own indicator</w:t>
        </w:r>
      </w:ins>
      <w:r>
        <w:t>.</w:t>
      </w:r>
    </w:p>
    <w:p w14:paraId="6ABAD8E0" w14:textId="77777777" w:rsidR="00645F23" w:rsidRDefault="00C93F97">
      <w:pPr>
        <w:pStyle w:val="BodyText"/>
      </w:pPr>
      <w:del w:id="473" w:author="Xavier Rotllan-Puig" w:date="2021-10-07T10:23:00Z">
        <w:r>
          <w:rPr>
            <w:i/>
          </w:rPr>
          <w:delText>LPDynR</w:delText>
        </w:r>
        <w:r>
          <w:delText xml:space="preserve"> is a comprehensive set of open source programming code, written in the well-known R language and properly packaged, ready to be freely distributed in order to let the users with a minimum knowledge of the R language calculate the LPD indicator. The package, once installed, includes several examples and a small data set for testing the functionalities and the different parameters to tune them.</w:delText>
        </w:r>
      </w:del>
    </w:p>
    <w:p w14:paraId="1D1EEA56" w14:textId="77777777" w:rsidR="00645F23" w:rsidRDefault="00C93F97">
      <w:pPr>
        <w:pStyle w:val="BodyText"/>
      </w:pPr>
      <w:r>
        <w:t xml:space="preserve"> </w:t>
      </w:r>
    </w:p>
    <w:p w14:paraId="46109A5E" w14:textId="77777777" w:rsidR="00645F23" w:rsidRDefault="00645F23">
      <w:pPr>
        <w:pStyle w:val="BodyText"/>
      </w:pPr>
    </w:p>
    <w:p w14:paraId="05FED9AD" w14:textId="77777777" w:rsidR="00645F23" w:rsidRDefault="00C93F97">
      <w:pPr>
        <w:pStyle w:val="Heading1"/>
      </w:pPr>
      <w:bookmarkStart w:id="474" w:name="references"/>
      <w:r>
        <w:t>References</w:t>
      </w:r>
      <w:bookmarkEnd w:id="474"/>
    </w:p>
    <w:p w14:paraId="1CF166F1" w14:textId="77777777" w:rsidR="00645F23" w:rsidRDefault="00C93F97">
      <w:pPr>
        <w:pStyle w:val="Bibliography"/>
      </w:pPr>
      <w:r>
        <w:t xml:space="preserve">Cherlet, M., Hutchinson, C., Reynolds, J., Hill, J., Sommer, S., </w:t>
      </w:r>
      <w:proofErr w:type="spellStart"/>
      <w:r>
        <w:t>Maltitz</w:t>
      </w:r>
      <w:proofErr w:type="spellEnd"/>
      <w:r>
        <w:t>, G. von (Eds.), 2018. World atlas of desertification. Publication Office of the European Union, Luxembourg.</w:t>
      </w:r>
      <w:bookmarkStart w:id="475" w:name="ref-WAD_2018"/>
      <w:bookmarkEnd w:id="475"/>
    </w:p>
    <w:p w14:paraId="7406DBA7" w14:textId="77777777" w:rsidR="00645F23" w:rsidRDefault="00C93F97">
      <w:pPr>
        <w:pStyle w:val="Bibliography"/>
      </w:pPr>
      <w:proofErr w:type="spellStart"/>
      <w:r>
        <w:t>Dubovyk</w:t>
      </w:r>
      <w:proofErr w:type="spellEnd"/>
      <w:r>
        <w:t xml:space="preserve">, O., 2017. The role of remote sensing in land degradation assessments: Opportunities and challenges. European Journal of Remote Sensing 50, 601–613. </w:t>
      </w:r>
      <w:hyperlink r:id="rId26">
        <w:r>
          <w:t>https://doi.org/10.1080/22797254.2017.1378926</w:t>
        </w:r>
      </w:hyperlink>
    </w:p>
    <w:p w14:paraId="46258709" w14:textId="77777777" w:rsidR="00645F23" w:rsidRDefault="00C93F97">
      <w:pPr>
        <w:pStyle w:val="Bibliography"/>
      </w:pPr>
      <w:r>
        <w:t>FAO, 2019. Trees, forests and land use in drylands: The first global assessment (FAO Forestry Paper No. 184). FAO, Rome.</w:t>
      </w:r>
      <w:bookmarkStart w:id="476" w:name="ref-FAO_2019"/>
      <w:bookmarkEnd w:id="476"/>
    </w:p>
    <w:p w14:paraId="28BA375E" w14:textId="77777777" w:rsidR="00645F23" w:rsidRDefault="00C93F97">
      <w:pPr>
        <w:pStyle w:val="Bibliography"/>
      </w:pPr>
      <w:proofErr w:type="spellStart"/>
      <w:r>
        <w:t>Fensholt</w:t>
      </w:r>
      <w:proofErr w:type="spellEnd"/>
      <w:r>
        <w:t xml:space="preserve">, K.K., Rasmus Rasmussen, 2013. Assessing land degradation/recovery in the </w:t>
      </w:r>
      <w:proofErr w:type="spellStart"/>
      <w:r>
        <w:t>african</w:t>
      </w:r>
      <w:proofErr w:type="spellEnd"/>
      <w:r>
        <w:t xml:space="preserve"> </w:t>
      </w:r>
      <w:proofErr w:type="spellStart"/>
      <w:r>
        <w:t>sahel</w:t>
      </w:r>
      <w:proofErr w:type="spellEnd"/>
      <w:r>
        <w:t xml:space="preserve"> from long-term earth observation based primary productivity and precipitation relationships. REMOTE SENSING 5, 664–686.</w:t>
      </w:r>
      <w:bookmarkStart w:id="477" w:name="ref-Fensholt_2013"/>
      <w:bookmarkEnd w:id="477"/>
    </w:p>
    <w:p w14:paraId="0AEAD57D" w14:textId="77777777" w:rsidR="00645F23" w:rsidRDefault="00C93F97">
      <w:pPr>
        <w:pStyle w:val="Bibliography"/>
      </w:pPr>
      <w:r>
        <w:t xml:space="preserve">Guo, W.Q., Yang, T.B., Dai, J.G., Shi, L., Lu, Z.Y., 2008. Vegetation cover changes and their relationship to climate variation in the source region of the yellow river, china, </w:t>
      </w:r>
      <w:r>
        <w:lastRenderedPageBreak/>
        <w:t xml:space="preserve">1990–2000. International Journal of Remote Sensing 29, 2085–2103. </w:t>
      </w:r>
      <w:hyperlink r:id="rId27">
        <w:r>
          <w:t>https://doi.org/10.1080/01431160701395229</w:t>
        </w:r>
      </w:hyperlink>
    </w:p>
    <w:p w14:paraId="6E0CC2B2" w14:textId="77777777" w:rsidR="00645F23" w:rsidRDefault="00C93F97">
      <w:pPr>
        <w:pStyle w:val="Bibliography"/>
      </w:pPr>
      <w:r>
        <w:t xml:space="preserve">IPBES, 2018. The </w:t>
      </w:r>
      <w:proofErr w:type="spellStart"/>
      <w:r>
        <w:t>ipbes</w:t>
      </w:r>
      <w:proofErr w:type="spellEnd"/>
      <w:r>
        <w:t xml:space="preserve"> assessment report on land degradation and restoration. </w:t>
      </w:r>
      <w:proofErr w:type="spellStart"/>
      <w:r>
        <w:t>Montanarella</w:t>
      </w:r>
      <w:proofErr w:type="spellEnd"/>
      <w:r>
        <w:t xml:space="preserve">, l., </w:t>
      </w:r>
      <w:proofErr w:type="spellStart"/>
      <w:r>
        <w:t>scholes</w:t>
      </w:r>
      <w:proofErr w:type="spellEnd"/>
      <w:r>
        <w:t xml:space="preserve">, r., and </w:t>
      </w:r>
      <w:proofErr w:type="spellStart"/>
      <w:r>
        <w:t>brainich</w:t>
      </w:r>
      <w:proofErr w:type="spellEnd"/>
      <w:r>
        <w:t>, a. (Eds.). Secretariat of the Intergovernmental Science-Policy Platform on Biodiversity; Ecosystem Services, Bonn, Germany.</w:t>
      </w:r>
      <w:bookmarkStart w:id="478" w:name="ref-IPBES_2018"/>
      <w:bookmarkEnd w:id="478"/>
    </w:p>
    <w:p w14:paraId="7A961FE5" w14:textId="77777777" w:rsidR="00645F23" w:rsidRDefault="00C93F97">
      <w:pPr>
        <w:pStyle w:val="Bibliography"/>
      </w:pPr>
      <w:proofErr w:type="spellStart"/>
      <w:r>
        <w:t>Ivits</w:t>
      </w:r>
      <w:proofErr w:type="spellEnd"/>
      <w:r>
        <w:t>, E., Cherlet, M., 2013. Land-productivity dynamics towards integrated assessment of land degradation at global scales (Technical Report No. EUR 26052). Joint Research Centre of the European Commission.</w:t>
      </w:r>
      <w:bookmarkStart w:id="479" w:name="ref-Ivits_report_2013"/>
      <w:bookmarkEnd w:id="479"/>
    </w:p>
    <w:p w14:paraId="6C52907F" w14:textId="77777777" w:rsidR="00645F23" w:rsidRDefault="00C93F97">
      <w:pPr>
        <w:pStyle w:val="Bibliography"/>
      </w:pPr>
      <w:proofErr w:type="spellStart"/>
      <w:r>
        <w:t>Ivits</w:t>
      </w:r>
      <w:proofErr w:type="spellEnd"/>
      <w:r>
        <w:t xml:space="preserve">, E., Cherlet, M., </w:t>
      </w:r>
      <w:proofErr w:type="spellStart"/>
      <w:r>
        <w:t>Horion</w:t>
      </w:r>
      <w:proofErr w:type="spellEnd"/>
      <w:r>
        <w:t xml:space="preserve">, S., </w:t>
      </w:r>
      <w:proofErr w:type="spellStart"/>
      <w:r>
        <w:t>Fensholt</w:t>
      </w:r>
      <w:proofErr w:type="spellEnd"/>
      <w:r>
        <w:t xml:space="preserve">, R., 2013. Global biogeographical pattern of ecosystem functional types derived from earth observation data. Remote Sensing 5, 3305–3330. </w:t>
      </w:r>
      <w:hyperlink r:id="rId28">
        <w:r>
          <w:t>https://doi.org/10.3390/rs5073305</w:t>
        </w:r>
      </w:hyperlink>
    </w:p>
    <w:p w14:paraId="367E3F2A" w14:textId="77777777" w:rsidR="00645F23" w:rsidRDefault="00C93F97">
      <w:pPr>
        <w:pStyle w:val="Bibliography"/>
      </w:pPr>
      <w:proofErr w:type="spellStart"/>
      <w:r>
        <w:t>Ivits</w:t>
      </w:r>
      <w:proofErr w:type="spellEnd"/>
      <w:r>
        <w:t xml:space="preserve">, E., Cherlet, M., </w:t>
      </w:r>
      <w:proofErr w:type="spellStart"/>
      <w:r>
        <w:t>Mehl</w:t>
      </w:r>
      <w:proofErr w:type="spellEnd"/>
      <w:r>
        <w:t xml:space="preserve">, W., Sommer, S., 2013. Ecosystem functional units characterized by satellite observed phenology and productivity gradients: A case study for </w:t>
      </w:r>
      <w:proofErr w:type="spellStart"/>
      <w:r>
        <w:t>europe</w:t>
      </w:r>
      <w:proofErr w:type="spellEnd"/>
      <w:r>
        <w:t xml:space="preserve">. Ecological Indicators 27, 17–28. </w:t>
      </w:r>
      <w:hyperlink r:id="rId29">
        <w:r>
          <w:rPr>
            <w:rStyle w:val="Hyperlink"/>
            <w:color w:val="auto"/>
            <w:u w:val="none"/>
          </w:rPr>
          <w:t>https://doi.org/10.1016/j.ecolind.2012.11.010</w:t>
        </w:r>
      </w:hyperlink>
    </w:p>
    <w:p w14:paraId="2449FECF" w14:textId="77777777" w:rsidR="00645F23" w:rsidRDefault="00C93F97">
      <w:pPr>
        <w:pStyle w:val="Bibliography"/>
      </w:pPr>
      <w:proofErr w:type="spellStart"/>
      <w:r>
        <w:t>Ivits</w:t>
      </w:r>
      <w:proofErr w:type="spellEnd"/>
      <w:r>
        <w:t xml:space="preserve">, E., Cherlet, M., Sommer, S., </w:t>
      </w:r>
      <w:proofErr w:type="spellStart"/>
      <w:r>
        <w:t>Mehl</w:t>
      </w:r>
      <w:proofErr w:type="spellEnd"/>
      <w:r>
        <w:t xml:space="preserve">, W., 2013. Addressing the complexity in non-linear evolution of vegetation phenological change with time-series of remote sensing images. Ecological Indicators 26, 49–60. </w:t>
      </w:r>
      <w:hyperlink r:id="rId30">
        <w:r>
          <w:t>https://doi.org/https://doi.org/10.1016/j.ecolind.2012.10.012</w:t>
        </w:r>
      </w:hyperlink>
    </w:p>
    <w:p w14:paraId="45C108CA" w14:textId="77777777" w:rsidR="00645F23" w:rsidRDefault="00C93F97">
      <w:pPr>
        <w:pStyle w:val="Bibliography"/>
      </w:pPr>
      <w:proofErr w:type="spellStart"/>
      <w:r>
        <w:lastRenderedPageBreak/>
        <w:t>Jin</w:t>
      </w:r>
      <w:proofErr w:type="spellEnd"/>
      <w:r>
        <w:t xml:space="preserve">, H., </w:t>
      </w:r>
      <w:proofErr w:type="spellStart"/>
      <w:r>
        <w:t>Eklundh</w:t>
      </w:r>
      <w:proofErr w:type="spellEnd"/>
      <w:r>
        <w:t xml:space="preserve">, L., 2014. A physically based vegetation index for improved monitoring of plant phenology. Remote Sensing of Environment 152, 512–525. </w:t>
      </w:r>
      <w:hyperlink r:id="rId31">
        <w:r>
          <w:t>https://doi.org/https://doi.org/10.1016/j.rse.2014.07.010</w:t>
        </w:r>
      </w:hyperlink>
    </w:p>
    <w:p w14:paraId="197B1310" w14:textId="77777777" w:rsidR="00645F23" w:rsidRDefault="00C93F97">
      <w:pPr>
        <w:pStyle w:val="Bibliography"/>
      </w:pPr>
      <w:proofErr w:type="spellStart"/>
      <w:r>
        <w:t>Jönsson</w:t>
      </w:r>
      <w:proofErr w:type="spellEnd"/>
      <w:r>
        <w:t xml:space="preserve">, P., </w:t>
      </w:r>
      <w:proofErr w:type="spellStart"/>
      <w:r>
        <w:t>Eklundh</w:t>
      </w:r>
      <w:proofErr w:type="spellEnd"/>
      <w:r>
        <w:t xml:space="preserve">, L., 2004. TIMESAT—a program for </w:t>
      </w:r>
      <w:proofErr w:type="spellStart"/>
      <w:r>
        <w:t>analyzing</w:t>
      </w:r>
      <w:proofErr w:type="spellEnd"/>
      <w:r>
        <w:t xml:space="preserve"> time-series of satellite sensor data. Computers &amp; Geosciences 30, 833–845.</w:t>
      </w:r>
    </w:p>
    <w:p w14:paraId="219712F3" w14:textId="77777777" w:rsidR="00645F23" w:rsidRDefault="00C93F97">
      <w:pPr>
        <w:pStyle w:val="Bibliography"/>
      </w:pPr>
      <w:bookmarkStart w:id="480" w:name="ref-timesat_2004"/>
      <w:bookmarkEnd w:id="480"/>
      <w:proofErr w:type="spellStart"/>
      <w:ins w:id="481" w:author="Xavier Rotllan-Puig" w:date="2021-10-07T09:46:00Z">
        <w:r>
          <w:rPr>
            <w:color w:val="222222"/>
          </w:rPr>
          <w:t>Kalisa</w:t>
        </w:r>
        <w:proofErr w:type="spellEnd"/>
        <w:r>
          <w:rPr>
            <w:color w:val="222222"/>
          </w:rPr>
          <w:t xml:space="preserve">, W., </w:t>
        </w:r>
        <w:proofErr w:type="spellStart"/>
        <w:r>
          <w:rPr>
            <w:color w:val="222222"/>
          </w:rPr>
          <w:t>Igbawua</w:t>
        </w:r>
        <w:proofErr w:type="spellEnd"/>
        <w:r>
          <w:rPr>
            <w:color w:val="222222"/>
          </w:rPr>
          <w:t xml:space="preserve">, T., </w:t>
        </w:r>
        <w:proofErr w:type="spellStart"/>
        <w:r>
          <w:rPr>
            <w:color w:val="222222"/>
          </w:rPr>
          <w:t>Henchiri</w:t>
        </w:r>
        <w:proofErr w:type="spellEnd"/>
        <w:r>
          <w:rPr>
            <w:color w:val="222222"/>
          </w:rPr>
          <w:t>, M. et al., 2019. Assessment of climate impact on vegetation dynamics over East Africa from 1982 to 2015. Scientific Reports 9, 16865. https://doi.org/10.1038/s41598-019-53150-0</w:t>
        </w:r>
      </w:ins>
    </w:p>
    <w:p w14:paraId="3BBEA85A" w14:textId="77777777" w:rsidR="00645F23" w:rsidRDefault="00C93F97">
      <w:pPr>
        <w:pStyle w:val="Bibliography"/>
      </w:pPr>
      <w:r>
        <w:t xml:space="preserve">Leroy B., </w:t>
      </w:r>
      <w:proofErr w:type="spellStart"/>
      <w:r>
        <w:t>Meynard</w:t>
      </w:r>
      <w:proofErr w:type="spellEnd"/>
      <w:r>
        <w:t xml:space="preserve"> C.N., </w:t>
      </w:r>
      <w:proofErr w:type="spellStart"/>
      <w:r>
        <w:t>Bellard</w:t>
      </w:r>
      <w:proofErr w:type="spellEnd"/>
      <w:r>
        <w:t xml:space="preserve"> C., </w:t>
      </w:r>
      <w:proofErr w:type="spellStart"/>
      <w:r>
        <w:t>Courchamp</w:t>
      </w:r>
      <w:proofErr w:type="spellEnd"/>
      <w:r>
        <w:t xml:space="preserve"> F., 2016. </w:t>
      </w:r>
      <w:proofErr w:type="spellStart"/>
      <w:r>
        <w:t>virtualspecies</w:t>
      </w:r>
      <w:proofErr w:type="spellEnd"/>
      <w:r>
        <w:t xml:space="preserve">, an R package to generate virtual species distributions. </w:t>
      </w:r>
      <w:proofErr w:type="spellStart"/>
      <w:r>
        <w:t>Ecography</w:t>
      </w:r>
      <w:proofErr w:type="spellEnd"/>
      <w:r>
        <w:t xml:space="preserve"> 39, 599-607. https://doi.org/10.1111/ecog.01388</w:t>
      </w:r>
    </w:p>
    <w:p w14:paraId="1C4D67C1" w14:textId="77777777" w:rsidR="00645F23" w:rsidRDefault="00C93F97">
      <w:pPr>
        <w:pStyle w:val="Bibliography"/>
      </w:pPr>
      <w:r>
        <w:t>Middleton, N., Stringer, L., Goudie, A., Thomas, D., 2011. The forgotten billion. MDG achievement in the drylands. United Nations Development Programme, New York, NY, 10017, USA.</w:t>
      </w:r>
      <w:bookmarkStart w:id="482" w:name="ref-UNDP_drylands_2011"/>
      <w:bookmarkEnd w:id="482"/>
    </w:p>
    <w:p w14:paraId="60920F88" w14:textId="77777777" w:rsidR="00645F23" w:rsidRDefault="00C93F97">
      <w:pPr>
        <w:pStyle w:val="Bibliography"/>
      </w:pPr>
      <w:r>
        <w:t xml:space="preserve">Orr, B.J., Cowie, A.L., Castillo Sanchez, V.M., </w:t>
      </w:r>
      <w:proofErr w:type="spellStart"/>
      <w:r>
        <w:t>Chasek</w:t>
      </w:r>
      <w:proofErr w:type="spellEnd"/>
      <w:r>
        <w:t xml:space="preserve">, P., Crossman, N.D., </w:t>
      </w:r>
      <w:proofErr w:type="spellStart"/>
      <w:r>
        <w:t>Erlewein</w:t>
      </w:r>
      <w:proofErr w:type="spellEnd"/>
      <w:r>
        <w:t xml:space="preserve">, A., </w:t>
      </w:r>
      <w:proofErr w:type="spellStart"/>
      <w:r>
        <w:t>Louwagie</w:t>
      </w:r>
      <w:proofErr w:type="spellEnd"/>
      <w:r>
        <w:t xml:space="preserve">, G., </w:t>
      </w:r>
      <w:proofErr w:type="spellStart"/>
      <w:r>
        <w:t>Maron</w:t>
      </w:r>
      <w:proofErr w:type="spellEnd"/>
      <w:r>
        <w:t xml:space="preserve">, M., </w:t>
      </w:r>
      <w:proofErr w:type="spellStart"/>
      <w:r>
        <w:t>Metternicht</w:t>
      </w:r>
      <w:proofErr w:type="spellEnd"/>
      <w:r>
        <w:t xml:space="preserve">, G.I., Minelli, S., </w:t>
      </w:r>
      <w:proofErr w:type="spellStart"/>
      <w:r>
        <w:t>Tengberg</w:t>
      </w:r>
      <w:proofErr w:type="spellEnd"/>
      <w:r>
        <w:t>, W., A. E., Welton, S., 2017. Scientific conceptual framework for land degradation neutrality. In: A report of the science-policy interface. UNCCD, Bonn, Germany.</w:t>
      </w:r>
      <w:bookmarkStart w:id="483" w:name="ref-orr_2017"/>
      <w:bookmarkEnd w:id="483"/>
    </w:p>
    <w:p w14:paraId="5E6ACBFE" w14:textId="77777777" w:rsidR="00645F23" w:rsidRDefault="00C93F97">
      <w:pPr>
        <w:pStyle w:val="Bibliography"/>
      </w:pPr>
      <w:r>
        <w:t>Prince, I.R., S. D. Becker-</w:t>
      </w:r>
      <w:proofErr w:type="spellStart"/>
      <w:r>
        <w:t>Reshef</w:t>
      </w:r>
      <w:proofErr w:type="spellEnd"/>
      <w:r>
        <w:t xml:space="preserve">, 2009. Detection and mapping of long-term land degradation using local net production scaling: Application to </w:t>
      </w:r>
      <w:proofErr w:type="spellStart"/>
      <w:r>
        <w:t>zimbabwe</w:t>
      </w:r>
      <w:proofErr w:type="spellEnd"/>
      <w:r>
        <w:t>. REMOTE SENSING OF ENVIRONMENT 113, 1046–1057.</w:t>
      </w:r>
    </w:p>
    <w:p w14:paraId="4220A537" w14:textId="77777777" w:rsidR="00645F23" w:rsidRDefault="00C93F97">
      <w:pPr>
        <w:pStyle w:val="Bibliography"/>
      </w:pPr>
      <w:proofErr w:type="spellStart"/>
      <w:ins w:id="484" w:author="Xavier Rotllan-Puig" w:date="2021-10-07T10:12:00Z">
        <w:r>
          <w:lastRenderedPageBreak/>
          <w:t>Sciortino</w:t>
        </w:r>
        <w:proofErr w:type="spellEnd"/>
        <w:r>
          <w:t xml:space="preserve">, M., de Felice, M., de </w:t>
        </w:r>
        <w:proofErr w:type="spellStart"/>
        <w:r>
          <w:t>Cecco</w:t>
        </w:r>
        <w:proofErr w:type="spellEnd"/>
        <w:r>
          <w:t xml:space="preserve">, L., </w:t>
        </w:r>
        <w:proofErr w:type="spellStart"/>
        <w:r>
          <w:t>Borfecchia</w:t>
        </w:r>
        <w:proofErr w:type="spellEnd"/>
        <w:r>
          <w:t>, F., 2020. Remote sensing for monitoring and mapping Land Productivity in Italy: A rapid assessment methodology, Catena 188, 104375. https://doi.org/10.1016/j.catena.2019.104375.</w:t>
        </w:r>
      </w:ins>
    </w:p>
    <w:p w14:paraId="796F15EE" w14:textId="77777777" w:rsidR="00645F23" w:rsidRDefault="00C93F97">
      <w:pPr>
        <w:pStyle w:val="Bibliography"/>
      </w:pPr>
      <w:bookmarkStart w:id="485" w:name="ref-lpdynr"/>
      <w:bookmarkEnd w:id="485"/>
      <w:ins w:id="486" w:author="Xavier Rotllan-Puig" w:date="2021-09-21T10:23:00Z">
        <w:r>
          <w:t xml:space="preserve">Sims, N.C., Newnham, G.J., England, J.R., </w:t>
        </w:r>
        <w:proofErr w:type="spellStart"/>
        <w:r>
          <w:t>Guerschman</w:t>
        </w:r>
        <w:proofErr w:type="spellEnd"/>
        <w:r>
          <w:t xml:space="preserve">, J., Cox, S.J.D., Roxburgh, S.H., </w:t>
        </w:r>
        <w:proofErr w:type="spellStart"/>
        <w:r>
          <w:t>Viscarra</w:t>
        </w:r>
        <w:proofErr w:type="spellEnd"/>
        <w:r>
          <w:t xml:space="preserve"> </w:t>
        </w:r>
        <w:proofErr w:type="spellStart"/>
        <w:r>
          <w:t>Rossel</w:t>
        </w:r>
        <w:proofErr w:type="spellEnd"/>
        <w:r>
          <w:t>, R.A., Fritz, S. and Wheeler, I., 2021. Good Practice Guidance. SDG Indicator 15.3.1, Proportion of Land That Is Degraded Over Total Land Area. Version 2.0. United Nations Convention to Combat Desertification, Bonn, Germany.</w:t>
        </w:r>
      </w:ins>
    </w:p>
    <w:p w14:paraId="35A93B54" w14:textId="77777777" w:rsidR="00645F23" w:rsidRDefault="00C93F97">
      <w:pPr>
        <w:pStyle w:val="Bibliography"/>
      </w:pPr>
      <w:r>
        <w:t xml:space="preserve">Sims, N.C., Barger, N.N., </w:t>
      </w:r>
      <w:proofErr w:type="spellStart"/>
      <w:r>
        <w:t>Metternicht</w:t>
      </w:r>
      <w:proofErr w:type="spellEnd"/>
      <w:r>
        <w:t xml:space="preserve">, G.I., England, J.R., 2020. A land degradation interpretation matrix for reporting on un </w:t>
      </w:r>
      <w:proofErr w:type="spellStart"/>
      <w:r>
        <w:t>sdg</w:t>
      </w:r>
      <w:proofErr w:type="spellEnd"/>
      <w:r>
        <w:t xml:space="preserve"> indicator 15.3.1 and land degradation neutrality. Environmental Science &amp; Policy 114, 1–6. </w:t>
      </w:r>
      <w:hyperlink r:id="rId32">
        <w:r>
          <w:t>https://doi.org/https://doi.org/10.1016/j.envsci.2020.07.015</w:t>
        </w:r>
      </w:hyperlink>
    </w:p>
    <w:p w14:paraId="3855E6B3" w14:textId="77777777" w:rsidR="00645F23" w:rsidRDefault="00C93F97">
      <w:pPr>
        <w:pStyle w:val="Bibliography"/>
      </w:pPr>
      <w:r>
        <w:t xml:space="preserve">Sims, N.C., Green, C., Newnham, G.J., England, J.R., Held, A., </w:t>
      </w:r>
      <w:proofErr w:type="spellStart"/>
      <w:r>
        <w:t>Wulder</w:t>
      </w:r>
      <w:proofErr w:type="spellEnd"/>
      <w:r>
        <w:t xml:space="preserve">, M.A., al., 2017. Good practice guidance </w:t>
      </w:r>
      <w:proofErr w:type="spellStart"/>
      <w:r>
        <w:t>sdg</w:t>
      </w:r>
      <w:proofErr w:type="spellEnd"/>
      <w:r>
        <w:t xml:space="preserve"> indicator 15.3.1. Proportion of land that is degraded over total land area, First. ed. United Nations Convention to Combat Desertification.</w:t>
      </w:r>
      <w:bookmarkStart w:id="487" w:name="ref-sims_2017"/>
      <w:bookmarkEnd w:id="487"/>
    </w:p>
    <w:p w14:paraId="52802B0E" w14:textId="77777777" w:rsidR="00645F23" w:rsidRDefault="00C93F97">
      <w:pPr>
        <w:pStyle w:val="Bibliography"/>
      </w:pPr>
      <w:r>
        <w:t>UN, 2015. Transforming our world: The 2030 agenda for sustainable development (No. A/RES/70/1). United Nations.</w:t>
      </w:r>
      <w:bookmarkStart w:id="488" w:name="ref-UN_SDGs_2015"/>
      <w:bookmarkEnd w:id="488"/>
    </w:p>
    <w:p w14:paraId="1A00A39C" w14:textId="77777777" w:rsidR="00645F23" w:rsidRDefault="00C93F97">
      <w:pPr>
        <w:pStyle w:val="Bibliography"/>
      </w:pPr>
      <w:r>
        <w:t>UNCCD, 2015. Integration of the sustainable development goals and targets into the implementation of the United Nations convention to combat desertification and the report of the intergovernmental working group on land degradation neutrality (No. ICCD/</w:t>
      </w:r>
      <w:proofErr w:type="gramStart"/>
      <w:r>
        <w:t>COP(</w:t>
      </w:r>
      <w:proofErr w:type="gramEnd"/>
      <w:r>
        <w:t>12)/4). UNCCD Conference of the Parties, Ankara, Turkey.</w:t>
      </w:r>
      <w:bookmarkStart w:id="489" w:name="ref-LDN_2015"/>
      <w:bookmarkEnd w:id="489"/>
    </w:p>
    <w:p w14:paraId="25916440" w14:textId="77777777" w:rsidR="00645F23" w:rsidRDefault="00C93F97">
      <w:pPr>
        <w:pStyle w:val="Bibliography"/>
      </w:pPr>
      <w:proofErr w:type="spellStart"/>
      <w:r>
        <w:lastRenderedPageBreak/>
        <w:t>Yengoh</w:t>
      </w:r>
      <w:proofErr w:type="spellEnd"/>
      <w:r>
        <w:t xml:space="preserve">, G.T., Dent, D., Olsson, L., </w:t>
      </w:r>
      <w:proofErr w:type="spellStart"/>
      <w:r>
        <w:t>Tengberg</w:t>
      </w:r>
      <w:proofErr w:type="spellEnd"/>
      <w:r>
        <w:t>, A.E., Tucker, C.J., 2015. Use of the normalized difference vegetation index (</w:t>
      </w:r>
      <w:proofErr w:type="spellStart"/>
      <w:r>
        <w:t>ndvi</w:t>
      </w:r>
      <w:proofErr w:type="spellEnd"/>
      <w:r>
        <w:t>) to assess land degradation at multiple scales, Springer briefs in environmental science. Springer.</w:t>
      </w:r>
    </w:p>
    <w:sectPr w:rsidR="00645F23">
      <w:footerReference w:type="default" r:id="rId33"/>
      <w:pgSz w:w="12240" w:h="15840"/>
      <w:pgMar w:top="1440" w:right="1800" w:bottom="1440" w:left="1800" w:header="0" w:footer="720" w:gutter="0"/>
      <w:lnNumType w:countBy="1" w:distance="283" w:restart="continuous"/>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2" w:author="michael cherlet" w:date="2021-10-26T15:26:00Z" w:initials="MC">
    <w:p w14:paraId="3CA738B3" w14:textId="77777777" w:rsidR="00C93F97" w:rsidRDefault="00C93F97">
      <w:pPr>
        <w:pStyle w:val="CommentText"/>
      </w:pPr>
      <w:r>
        <w:rPr>
          <w:rStyle w:val="CommentReference"/>
        </w:rPr>
        <w:annotationRef/>
      </w:r>
      <w:r>
        <w:t>Maybe better to always keep it with ‘land productivity’ as we don’t calcite ‘biomass’ as such (NDVI is a proxy)</w:t>
      </w:r>
    </w:p>
  </w:comment>
  <w:comment w:id="60" w:author="michael cherlet" w:date="2021-10-26T15:30:00Z" w:initials="MC">
    <w:p w14:paraId="26E2196E" w14:textId="77777777" w:rsidR="00C93F97" w:rsidRDefault="00C93F97">
      <w:pPr>
        <w:pStyle w:val="CommentText"/>
      </w:pPr>
      <w:r>
        <w:rPr>
          <w:rStyle w:val="CommentReference"/>
        </w:rPr>
        <w:annotationRef/>
      </w:r>
      <w:r>
        <w:t>Not sure if we can add that this is ‘needed as the SDG 15.3.1 requires reporting based on the difference/variation in land productivity dynamics of a ‘current period’ against a ‘baseline period’</w:t>
      </w:r>
      <w:proofErr w:type="gramStart"/>
      <w:r>
        <w:t>. ?</w:t>
      </w:r>
      <w:proofErr w:type="gramEnd"/>
    </w:p>
    <w:p w14:paraId="62C38BE6" w14:textId="77777777" w:rsidR="00C93F97" w:rsidRDefault="00C93F97">
      <w:pPr>
        <w:pStyle w:val="CommentText"/>
      </w:pPr>
    </w:p>
    <w:p w14:paraId="7489C7B7" w14:textId="77777777" w:rsidR="00C93F97" w:rsidRDefault="00C93F97">
      <w:pPr>
        <w:pStyle w:val="CommentText"/>
      </w:pPr>
      <w:r>
        <w:t xml:space="preserve">See also the new (updated) guidelines: </w:t>
      </w:r>
      <w:hyperlink r:id="rId1" w:history="1">
        <w:r w:rsidRPr="00E16F16">
          <w:rPr>
            <w:rStyle w:val="Hyperlink"/>
          </w:rPr>
          <w:t>https://www.unccd.int/sites/default/files/relevant-links/2021-03/Indicator_15.3.1_GPG_v2_29Mar_Advanced-version.pdf</w:t>
        </w:r>
      </w:hyperlink>
      <w:r>
        <w:t xml:space="preserve"> </w:t>
      </w:r>
    </w:p>
    <w:p w14:paraId="07DA948D" w14:textId="77777777" w:rsidR="00C93F97" w:rsidRDefault="00C93F97">
      <w:pPr>
        <w:pStyle w:val="CommentText"/>
      </w:pPr>
      <w:r>
        <w:t>see p. 39:</w:t>
      </w:r>
    </w:p>
    <w:p w14:paraId="5CEE8DC8" w14:textId="2E8639A9" w:rsidR="00C93F97" w:rsidRDefault="00C93F97" w:rsidP="00874AC7">
      <w:pPr>
        <w:pStyle w:val="NormalWeb"/>
      </w:pPr>
      <w:r>
        <w:rPr>
          <w:rFonts w:ascii="CIDFont+F2" w:hAnsi="CIDFont+F2"/>
          <w:sz w:val="20"/>
          <w:szCs w:val="20"/>
        </w:rPr>
        <w:t xml:space="preserve">“Trend </w:t>
      </w:r>
      <w:r>
        <w:rPr>
          <w:rFonts w:ascii="CIDFont+F1" w:hAnsi="CIDFont+F1"/>
          <w:sz w:val="20"/>
          <w:szCs w:val="20"/>
        </w:rPr>
        <w:t>is now assessed over a moving window of 16 years for both the baseline and reporting periods, rather than 16 years for the baseline and 8 years for the reporting periods as described in Version 1. “</w:t>
      </w:r>
    </w:p>
    <w:p w14:paraId="7636F820" w14:textId="3E456904" w:rsidR="00C93F97" w:rsidRDefault="00C93F97">
      <w:pPr>
        <w:pStyle w:val="CommentText"/>
      </w:pPr>
    </w:p>
  </w:comment>
  <w:comment w:id="80" w:author="michael cherlet" w:date="2021-10-26T15:35:00Z" w:initials="MC">
    <w:p w14:paraId="48AC0BF0" w14:textId="30297F29" w:rsidR="00C93F97" w:rsidRDefault="00C93F97">
      <w:pPr>
        <w:pStyle w:val="CommentText"/>
      </w:pPr>
      <w:r>
        <w:rPr>
          <w:rStyle w:val="CommentReference"/>
        </w:rPr>
        <w:annotationRef/>
      </w:r>
      <w:r>
        <w:t xml:space="preserve">Represented by Soil Organic Carbon stocks </w:t>
      </w:r>
    </w:p>
    <w:p w14:paraId="3537AA79" w14:textId="68C42AD5" w:rsidR="00C93F97" w:rsidRDefault="00C93F97">
      <w:pPr>
        <w:pStyle w:val="CommentText"/>
      </w:pPr>
    </w:p>
  </w:comment>
  <w:comment w:id="81" w:author="michael cherlet" w:date="2021-10-26T15:41:00Z" w:initials="MC">
    <w:p w14:paraId="26E35DA7" w14:textId="77777777" w:rsidR="00C14384" w:rsidRDefault="00C93F97">
      <w:pPr>
        <w:pStyle w:val="CommentText"/>
      </w:pPr>
      <w:r>
        <w:rPr>
          <w:rStyle w:val="CommentReference"/>
        </w:rPr>
        <w:annotationRef/>
      </w:r>
    </w:p>
    <w:p w14:paraId="2DE0131F" w14:textId="2E32A532" w:rsidR="00C14384" w:rsidRDefault="00C14384">
      <w:pPr>
        <w:pStyle w:val="CommentText"/>
      </w:pPr>
      <w:r>
        <w:t xml:space="preserve">….. afterwards I saw that later you have it!! </w:t>
      </w:r>
      <w:r>
        <w:sym w:font="Wingdings" w:char="F04A"/>
      </w:r>
      <w:r>
        <w:t xml:space="preserve"> </w:t>
      </w:r>
    </w:p>
    <w:p w14:paraId="4D4989C6" w14:textId="0E820AAC" w:rsidR="00C93F97" w:rsidRDefault="00C93F97">
      <w:pPr>
        <w:pStyle w:val="CommentText"/>
      </w:pPr>
      <w:r>
        <w:t xml:space="preserve">Add: 2021 </w:t>
      </w:r>
    </w:p>
    <w:p w14:paraId="5C4C8507" w14:textId="77777777" w:rsidR="00C93F97" w:rsidRDefault="00C93F97" w:rsidP="00874AC7">
      <w:pPr>
        <w:pStyle w:val="NormalWeb"/>
      </w:pPr>
      <w:r>
        <w:t xml:space="preserve">Reference: </w:t>
      </w:r>
      <w:r>
        <w:rPr>
          <w:rFonts w:ascii="CIDFont+F1" w:hAnsi="CIDFont+F1"/>
          <w:sz w:val="18"/>
          <w:szCs w:val="18"/>
        </w:rPr>
        <w:t xml:space="preserve">Sims, N.C., Newnham, G.J., England, J.R., </w:t>
      </w:r>
      <w:proofErr w:type="spellStart"/>
      <w:r>
        <w:rPr>
          <w:rFonts w:ascii="CIDFont+F1" w:hAnsi="CIDFont+F1"/>
          <w:sz w:val="18"/>
          <w:szCs w:val="18"/>
        </w:rPr>
        <w:t>Guerschman</w:t>
      </w:r>
      <w:proofErr w:type="spellEnd"/>
      <w:r>
        <w:rPr>
          <w:rFonts w:ascii="CIDFont+F1" w:hAnsi="CIDFont+F1"/>
          <w:sz w:val="18"/>
          <w:szCs w:val="18"/>
        </w:rPr>
        <w:t xml:space="preserve">, J., Cox, S.J.D., </w:t>
      </w:r>
      <w:proofErr w:type="spellStart"/>
      <w:r>
        <w:rPr>
          <w:rFonts w:ascii="CIDFont+F1" w:hAnsi="CIDFont+F1"/>
          <w:sz w:val="18"/>
          <w:szCs w:val="18"/>
        </w:rPr>
        <w:t>Roxburgh</w:t>
      </w:r>
      <w:proofErr w:type="spellEnd"/>
      <w:r>
        <w:rPr>
          <w:rFonts w:ascii="CIDFont+F1" w:hAnsi="CIDFont+F1"/>
          <w:sz w:val="18"/>
          <w:szCs w:val="18"/>
        </w:rPr>
        <w:t xml:space="preserve">, S.H., </w:t>
      </w:r>
      <w:proofErr w:type="spellStart"/>
      <w:r>
        <w:rPr>
          <w:rFonts w:ascii="CIDFont+F1" w:hAnsi="CIDFont+F1"/>
          <w:sz w:val="18"/>
          <w:szCs w:val="18"/>
        </w:rPr>
        <w:t>Viscarra</w:t>
      </w:r>
      <w:proofErr w:type="spellEnd"/>
      <w:r>
        <w:rPr>
          <w:rFonts w:ascii="CIDFont+F1" w:hAnsi="CIDFont+F1"/>
          <w:sz w:val="18"/>
          <w:szCs w:val="18"/>
        </w:rPr>
        <w:t xml:space="preserve"> </w:t>
      </w:r>
      <w:proofErr w:type="spellStart"/>
      <w:r>
        <w:rPr>
          <w:rFonts w:ascii="CIDFont+F1" w:hAnsi="CIDFont+F1"/>
          <w:sz w:val="18"/>
          <w:szCs w:val="18"/>
        </w:rPr>
        <w:t>Rossel</w:t>
      </w:r>
      <w:proofErr w:type="spellEnd"/>
      <w:r>
        <w:rPr>
          <w:rFonts w:ascii="CIDFont+F1" w:hAnsi="CIDFont+F1"/>
          <w:sz w:val="18"/>
          <w:szCs w:val="18"/>
        </w:rPr>
        <w:t xml:space="preserve">, R.A., Fritz, S. and Wheeler, I. 2021. Good Practice Guidance. SDG Indicator 15.3.1, Proportion of Land That Is Degraded Over Total Land Area. Version 2.0. United Nations Convention to Combat Desertification, Bonn, Germany. </w:t>
      </w:r>
    </w:p>
    <w:p w14:paraId="6E52679A" w14:textId="1ED88280" w:rsidR="00C93F97" w:rsidRDefault="00C93F97">
      <w:pPr>
        <w:pStyle w:val="CommentText"/>
      </w:pPr>
    </w:p>
  </w:comment>
  <w:comment w:id="82" w:author="michael cherlet" w:date="2021-10-26T15:43:00Z" w:initials="MC">
    <w:p w14:paraId="6EC392D4" w14:textId="45453E83" w:rsidR="00C93F97" w:rsidRDefault="00C93F97">
      <w:pPr>
        <w:pStyle w:val="CommentText"/>
      </w:pPr>
      <w:r>
        <w:rPr>
          <w:rStyle w:val="CommentReference"/>
        </w:rPr>
        <w:annotationRef/>
      </w:r>
      <w:r w:rsidR="003A0F6D">
        <w:t xml:space="preserve">I added this as I think it is more the dynamics rather </w:t>
      </w:r>
      <w:proofErr w:type="spellStart"/>
      <w:r w:rsidR="003A0F6D">
        <w:t>then</w:t>
      </w:r>
      <w:proofErr w:type="spellEnd"/>
      <w:r w:rsidR="003A0F6D">
        <w:t xml:space="preserve"> approximating the NPP itself </w:t>
      </w:r>
      <w:proofErr w:type="gramStart"/>
      <w:r w:rsidR="003A0F6D">
        <w:t>… ?</w:t>
      </w:r>
      <w:proofErr w:type="gramEnd"/>
    </w:p>
  </w:comment>
  <w:comment w:id="145" w:author="michael cherlet" w:date="2021-10-26T17:22:00Z" w:initials="MC">
    <w:p w14:paraId="73BADC43" w14:textId="7BB5F0D9" w:rsidR="00A5644B" w:rsidRDefault="00A5644B">
      <w:pPr>
        <w:pStyle w:val="CommentText"/>
      </w:pPr>
      <w:r>
        <w:rPr>
          <w:rStyle w:val="CommentReference"/>
        </w:rPr>
        <w:annotationRef/>
      </w:r>
      <w:r>
        <w:t xml:space="preserve">Not sure if you want </w:t>
      </w:r>
      <w:proofErr w:type="gramStart"/>
      <w:r>
        <w:t>this ?</w:t>
      </w:r>
      <w:proofErr w:type="gramEnd"/>
    </w:p>
  </w:comment>
  <w:comment w:id="152" w:author="michael cherlet" w:date="2021-10-26T17:24:00Z" w:initials="MC">
    <w:p w14:paraId="3608D7B0" w14:textId="77777777" w:rsidR="00866217" w:rsidRDefault="00866217">
      <w:pPr>
        <w:pStyle w:val="CommentText"/>
      </w:pPr>
      <w:r>
        <w:rPr>
          <w:rStyle w:val="CommentReference"/>
        </w:rPr>
        <w:annotationRef/>
      </w:r>
      <w:r>
        <w:t xml:space="preserve">I had rephrased this a bit in your answer file – see if you agree: </w:t>
      </w:r>
    </w:p>
    <w:p w14:paraId="643F14CC" w14:textId="17F39272" w:rsidR="00866217" w:rsidRPr="00866217" w:rsidRDefault="00866217" w:rsidP="00866217">
      <w:pPr>
        <w:pStyle w:val="CommentText"/>
        <w:rPr>
          <w:b/>
          <w:bCs/>
        </w:rPr>
      </w:pPr>
      <w:r>
        <w:rPr>
          <w:b/>
          <w:bCs/>
        </w:rPr>
        <w:t>As an example, for a particular pixel, a negative slope (meaning that the tendency of change is negative) combined with a negative net change confirms the strong negative dynamics of an</w:t>
      </w:r>
      <w:r>
        <w:rPr>
          <w:b/>
          <w:bCs/>
        </w:rPr>
        <w:t xml:space="preserve"> </w:t>
      </w:r>
      <w:r>
        <w:rPr>
          <w:b/>
          <w:bCs/>
        </w:rPr>
        <w:t>ecosystem compared to a negative slope combined with a positive net change which points to still negative but more moderate dynamics.</w:t>
      </w:r>
      <w:r>
        <w:t xml:space="preserve"> </w:t>
      </w:r>
    </w:p>
  </w:comment>
  <w:comment w:id="268" w:author="michael cherlet" w:date="2021-10-26T17:38:00Z" w:initials="MC">
    <w:p w14:paraId="21E27973" w14:textId="6857DA5B" w:rsidR="00CB38DF" w:rsidRDefault="00CB38DF">
      <w:pPr>
        <w:pStyle w:val="CommentText"/>
      </w:pPr>
      <w:r>
        <w:rPr>
          <w:rStyle w:val="CommentReference"/>
        </w:rPr>
        <w:annotationRef/>
      </w:r>
      <w:r>
        <w:t>Maybe indicate the time series duration (as to ‘compare’ with the shorter timeframe of the WAD)</w:t>
      </w:r>
    </w:p>
  </w:comment>
  <w:comment w:id="287" w:author="michael cherlet" w:date="2021-10-26T17:56:00Z" w:initials="MC">
    <w:p w14:paraId="6F2D20CC" w14:textId="49F93D4A" w:rsidR="000F03E5" w:rsidRDefault="000F03E5">
      <w:pPr>
        <w:pStyle w:val="CommentText"/>
      </w:pPr>
      <w:r>
        <w:rPr>
          <w:rStyle w:val="CommentReference"/>
        </w:rPr>
        <w:annotationRef/>
      </w:r>
      <w:r>
        <w:t xml:space="preserve">I think this is dangerous to say (no analysis) and looking at the images side by side, they are quite different… </w:t>
      </w:r>
      <w:r w:rsidR="004E5923">
        <w:t>see my proposal in the comment above</w:t>
      </w:r>
    </w:p>
  </w:comment>
  <w:comment w:id="290" w:author="Xavier Rotllan-Puig" w:date="2021-10-12T13:19:00Z" w:initials="XRP">
    <w:p w14:paraId="4A4C6A65" w14:textId="77777777" w:rsidR="00C93F97" w:rsidRDefault="00C93F97">
      <w:pPr>
        <w:rPr>
          <w:rFonts w:asciiTheme="minorHAnsi" w:hAnsiTheme="minorHAnsi"/>
          <w:sz w:val="20"/>
        </w:rPr>
      </w:pPr>
      <w:r>
        <w:rPr>
          <w:rFonts w:asciiTheme="minorHAnsi" w:hAnsiTheme="minorHAnsi"/>
          <w:sz w:val="20"/>
        </w:rPr>
        <w:t xml:space="preserve">Do you have an explanation for this, besides the differences </w:t>
      </w:r>
      <w:proofErr w:type="spellStart"/>
      <w:r>
        <w:rPr>
          <w:rFonts w:asciiTheme="minorHAnsi" w:hAnsiTheme="minorHAnsi"/>
          <w:sz w:val="20"/>
        </w:rPr>
        <w:t>beetwen</w:t>
      </w:r>
      <w:proofErr w:type="spellEnd"/>
      <w:r>
        <w:rPr>
          <w:rFonts w:asciiTheme="minorHAnsi" w:hAnsiTheme="minorHAnsi"/>
          <w:sz w:val="20"/>
        </w:rPr>
        <w:t xml:space="preserve"> both data sets?</w:t>
      </w:r>
    </w:p>
    <w:p w14:paraId="74BDD901" w14:textId="77777777" w:rsidR="000F03E5" w:rsidRDefault="000F03E5"/>
    <w:p w14:paraId="35D9E04E" w14:textId="4F1109D5" w:rsidR="000F03E5" w:rsidRDefault="000F03E5">
      <w:r>
        <w:t xml:space="preserve">I could only think of the fact that the annual Sum NDVI is especially ‘unsensitive’ in these areas due to the long </w:t>
      </w:r>
      <w:proofErr w:type="spellStart"/>
      <w:r>
        <w:t>winterseason</w:t>
      </w:r>
      <w:proofErr w:type="spellEnd"/>
      <w:r>
        <w:t xml:space="preserve"> (light and snow cover) in the north and the N Black sea maybe because it is a vast steppe area (also short growing dynamics and long ‘tails’ in the annual NDVI …?</w:t>
      </w:r>
    </w:p>
  </w:comment>
  <w:comment w:id="283" w:author="michael cherlet" w:date="2021-10-26T18:05:00Z" w:initials="MC">
    <w:p w14:paraId="59C3FAB0" w14:textId="77777777" w:rsidR="004E5923" w:rsidRDefault="004E5923">
      <w:pPr>
        <w:pStyle w:val="CommentText"/>
      </w:pPr>
      <w:r>
        <w:rPr>
          <w:rStyle w:val="CommentReference"/>
        </w:rPr>
        <w:annotationRef/>
      </w:r>
      <w:r>
        <w:t xml:space="preserve">Maybe consider: </w:t>
      </w:r>
    </w:p>
    <w:p w14:paraId="6C958D2E" w14:textId="3C8887BF" w:rsidR="004E5923" w:rsidRDefault="004E5923">
      <w:pPr>
        <w:pStyle w:val="CommentText"/>
      </w:pPr>
      <w:r>
        <w:t xml:space="preserve">Apart from some similarities found for some areas, the difference between the two maps are due to the characteristics of the two datasets but mainly due to difference in length of the time series. The latter map ends in 2015 which was a particular dry year in Europe (see reference Nature paper) and in the </w:t>
      </w:r>
      <w:proofErr w:type="spellStart"/>
      <w:r>
        <w:t>LPDynR</w:t>
      </w:r>
      <w:proofErr w:type="spellEnd"/>
      <w:r>
        <w:t xml:space="preserve"> method, being tailored for land degradation assessment purposes, the last years of the series weight substantially on the results. (However, in-depth thematic analysis is not within the scope of this paper.)</w:t>
      </w:r>
    </w:p>
  </w:comment>
  <w:comment w:id="305" w:author="michael cherlet" w:date="2021-10-26T18:17:00Z" w:initials="MC">
    <w:p w14:paraId="17874D04" w14:textId="77777777" w:rsidR="00075C5C" w:rsidRDefault="00075C5C">
      <w:pPr>
        <w:pStyle w:val="CommentText"/>
      </w:pPr>
      <w:r>
        <w:rPr>
          <w:rStyle w:val="CommentReference"/>
        </w:rPr>
        <w:annotationRef/>
      </w:r>
      <w:r>
        <w:t xml:space="preserve">I don’t fully get this sentence. Maybe consider replacing by: </w:t>
      </w:r>
    </w:p>
    <w:p w14:paraId="20D4A3A9" w14:textId="3A53902F" w:rsidR="00075C5C" w:rsidRDefault="00075C5C">
      <w:pPr>
        <w:pStyle w:val="CommentText"/>
      </w:pPr>
      <w:r>
        <w:t>The Local Net Scaling indicates how pixels perform compared to their close ecological peers (as obtained through eh EFTs).  For pixels that underperform at the end of the observation period, an impact of negative tendencies is somehow confirmed</w:t>
      </w:r>
      <w:r w:rsidR="00CB054C">
        <w:t xml:space="preserve"> and is often related to la</w:t>
      </w:r>
      <w:r w:rsidR="00693B93">
        <w:t>nd degradation</w:t>
      </w:r>
      <w:r w:rsidR="004C1967">
        <w:t>. Th</w:t>
      </w:r>
      <w:r w:rsidR="00693B93">
        <w:t>e level of performance</w:t>
      </w:r>
      <w:r w:rsidR="004C1967">
        <w:t xml:space="preserve"> might however still be due to several </w:t>
      </w:r>
      <w:r w:rsidR="00693B93">
        <w:t xml:space="preserve">other </w:t>
      </w:r>
      <w:r w:rsidR="004C1967">
        <w:t>aspect</w:t>
      </w:r>
      <w:r w:rsidR="00693B93">
        <w:t>. F</w:t>
      </w:r>
      <w:r w:rsidR="004C1967">
        <w:t xml:space="preserve">urther analysis and interpretation </w:t>
      </w:r>
      <w:r w:rsidR="00693B93">
        <w:t>based on</w:t>
      </w:r>
      <w:r w:rsidR="004C1967">
        <w:t xml:space="preserve"> local contextual knowledge </w:t>
      </w:r>
      <w:r w:rsidR="00693B93">
        <w:t xml:space="preserve">will clarify the processes </w:t>
      </w:r>
      <w:r w:rsidR="004C1967">
        <w:t xml:space="preserve">(as indicated in the WAD). </w:t>
      </w:r>
    </w:p>
  </w:comment>
  <w:comment w:id="385" w:author="michael cherlet" w:date="2021-10-26T19:25:00Z" w:initials="MC">
    <w:p w14:paraId="113B146F" w14:textId="45303ECF" w:rsidR="00C46624" w:rsidRDefault="00C46624">
      <w:pPr>
        <w:pStyle w:val="CommentText"/>
      </w:pPr>
      <w:r>
        <w:rPr>
          <w:rStyle w:val="CommentReference"/>
        </w:rPr>
        <w:annotationRef/>
      </w:r>
      <w:r>
        <w:t xml:space="preserve">Maybe better: ‘the years at the beginning and end’ </w:t>
      </w:r>
    </w:p>
  </w:comment>
  <w:comment w:id="401" w:author="michael cherlet" w:date="2021-10-26T19:28:00Z" w:initials="MC">
    <w:p w14:paraId="39542A7C" w14:textId="654D948D" w:rsidR="000A28E4" w:rsidRDefault="000A28E4">
      <w:pPr>
        <w:pStyle w:val="CommentText"/>
      </w:pPr>
      <w:r>
        <w:rPr>
          <w:rStyle w:val="CommentReference"/>
        </w:rPr>
        <w:annotationRef/>
      </w:r>
      <w:r>
        <w:t>‘trend’ is probably too restricted here as the LPD is both trend and status</w:t>
      </w:r>
    </w:p>
  </w:comment>
  <w:comment w:id="406" w:author="Xavier Rotllan-Puig" w:date="2021-10-07T09:33:00Z" w:initials="XRP">
    <w:p w14:paraId="027EF3C5" w14:textId="77777777" w:rsidR="00C93F97" w:rsidRDefault="00C93F97">
      <w:r>
        <w:rPr>
          <w:rFonts w:asciiTheme="minorHAnsi" w:hAnsiTheme="minorHAnsi"/>
          <w:sz w:val="20"/>
        </w:rPr>
        <w:t>Do you know a better reference for this statement?? Something more general, less focused in Africa...</w:t>
      </w:r>
    </w:p>
  </w:comment>
  <w:comment w:id="417" w:author="michael cherlet" w:date="2021-10-26T19:31:00Z" w:initials="MC">
    <w:p w14:paraId="1B488D97" w14:textId="77777777" w:rsidR="00503339" w:rsidRDefault="00503339" w:rsidP="00503339">
      <w:pPr>
        <w:pStyle w:val="NormalWeb"/>
      </w:pPr>
      <w:r>
        <w:rPr>
          <w:rStyle w:val="CommentReference"/>
        </w:rPr>
        <w:annotationRef/>
      </w:r>
      <w:r>
        <w:t xml:space="preserve">See paper: </w:t>
      </w:r>
      <w:proofErr w:type="spellStart"/>
      <w:r>
        <w:rPr>
          <w:rFonts w:ascii="Helvetica" w:hAnsi="Helvetica"/>
          <w:sz w:val="16"/>
          <w:szCs w:val="16"/>
        </w:rPr>
        <w:t>Vojtch</w:t>
      </w:r>
      <w:proofErr w:type="spellEnd"/>
      <w:r>
        <w:rPr>
          <w:rFonts w:ascii="Helvetica" w:hAnsi="Helvetica"/>
          <w:sz w:val="16"/>
          <w:szCs w:val="16"/>
        </w:rPr>
        <w:t xml:space="preserve"> Moravec </w:t>
      </w:r>
      <w:r>
        <w:rPr>
          <w:rFonts w:ascii="Helvetica" w:hAnsi="Helvetica"/>
          <w:i/>
          <w:iCs/>
          <w:sz w:val="16"/>
          <w:szCs w:val="16"/>
        </w:rPr>
        <w:t xml:space="preserve">et al </w:t>
      </w:r>
      <w:r>
        <w:rPr>
          <w:rFonts w:ascii="Helvetica" w:hAnsi="Helvetica"/>
          <w:sz w:val="16"/>
          <w:szCs w:val="16"/>
        </w:rPr>
        <w:t xml:space="preserve">2021 </w:t>
      </w:r>
      <w:r>
        <w:rPr>
          <w:rFonts w:ascii="Helvetica" w:hAnsi="Helvetica"/>
          <w:i/>
          <w:iCs/>
          <w:sz w:val="16"/>
          <w:szCs w:val="16"/>
        </w:rPr>
        <w:t xml:space="preserve">Environ. Res. Lett. </w:t>
      </w:r>
      <w:r>
        <w:rPr>
          <w:rFonts w:ascii="Helvetica" w:hAnsi="Helvetica"/>
          <w:b/>
          <w:bCs/>
          <w:sz w:val="16"/>
          <w:szCs w:val="16"/>
        </w:rPr>
        <w:t xml:space="preserve">16 </w:t>
      </w:r>
      <w:r>
        <w:rPr>
          <w:rFonts w:ascii="Helvetica" w:hAnsi="Helvetica"/>
          <w:sz w:val="16"/>
          <w:szCs w:val="16"/>
        </w:rPr>
        <w:t xml:space="preserve">034062 </w:t>
      </w:r>
    </w:p>
    <w:p w14:paraId="496C9726" w14:textId="77777777" w:rsidR="00503339" w:rsidRDefault="00503339" w:rsidP="00503339">
      <w:pPr>
        <w:pStyle w:val="CommentText"/>
      </w:pPr>
      <w:r>
        <w:t>(see pdf)</w:t>
      </w:r>
    </w:p>
  </w:comment>
  <w:comment w:id="418" w:author="michael cherlet" w:date="2021-10-26T19:35:00Z" w:initials="MC">
    <w:p w14:paraId="1EF931E1" w14:textId="438E7511" w:rsidR="00503339" w:rsidRDefault="00503339">
      <w:pPr>
        <w:pStyle w:val="CommentText"/>
      </w:pPr>
      <w:r>
        <w:rPr>
          <w:rStyle w:val="CommentReference"/>
        </w:rPr>
        <w:annotationRef/>
      </w:r>
      <w:r>
        <w:t>Not sure this is needed here then. It doesn’t full add and we can say that in-depth analysis is not within the scope of this paper</w:t>
      </w:r>
      <w:proofErr w:type="gramStart"/>
      <w:r>
        <w:t xml:space="preserve"> ..</w:t>
      </w:r>
      <w:proofErr w:type="gramEnd"/>
      <w:r>
        <w:t xml:space="preserve"> </w:t>
      </w:r>
    </w:p>
  </w:comment>
  <w:comment w:id="432" w:author="michael cherlet" w:date="2021-10-26T19:41:00Z" w:initials="MC">
    <w:p w14:paraId="5A80F032" w14:textId="231D8AB1" w:rsidR="00D7377A" w:rsidRDefault="00D7377A">
      <w:pPr>
        <w:pStyle w:val="CommentText"/>
      </w:pPr>
      <w:r>
        <w:rPr>
          <w:rStyle w:val="CommentReference"/>
        </w:rPr>
        <w:annotationRef/>
      </w:r>
      <w:r>
        <w:t xml:space="preserve">I think the dynamics as such and the effects of drought </w:t>
      </w:r>
      <w:r>
        <w:t>specifically</w:t>
      </w:r>
      <w:r>
        <w:t xml:space="preserve"> and the other issues on the LPD are more ‘similar’ in relation to land degradation WAD -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A738B3" w15:done="0"/>
  <w15:commentEx w15:paraId="7636F820" w15:done="0"/>
  <w15:commentEx w15:paraId="3537AA79" w15:done="0"/>
  <w15:commentEx w15:paraId="6E52679A" w15:done="0"/>
  <w15:commentEx w15:paraId="6EC392D4" w15:done="0"/>
  <w15:commentEx w15:paraId="73BADC43" w15:done="0"/>
  <w15:commentEx w15:paraId="643F14CC" w15:done="0"/>
  <w15:commentEx w15:paraId="21E27973" w15:done="0"/>
  <w15:commentEx w15:paraId="6F2D20CC" w15:done="0"/>
  <w15:commentEx w15:paraId="35D9E04E" w15:done="0"/>
  <w15:commentEx w15:paraId="6C958D2E" w15:done="0"/>
  <w15:commentEx w15:paraId="20D4A3A9" w15:done="0"/>
  <w15:commentEx w15:paraId="113B146F" w15:done="0"/>
  <w15:commentEx w15:paraId="39542A7C" w15:done="0"/>
  <w15:commentEx w15:paraId="027EF3C5" w15:done="0"/>
  <w15:commentEx w15:paraId="496C9726" w15:done="0"/>
  <w15:commentEx w15:paraId="1EF931E1" w15:done="0"/>
  <w15:commentEx w15:paraId="5A80F03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A738B3" w16cid:durableId="25229CBE"/>
  <w16cid:commentId w16cid:paraId="7636F820" w16cid:durableId="25229DA0"/>
  <w16cid:commentId w16cid:paraId="3537AA79" w16cid:durableId="25229ECD"/>
  <w16cid:commentId w16cid:paraId="6E52679A" w16cid:durableId="2522A034"/>
  <w16cid:commentId w16cid:paraId="6EC392D4" w16cid:durableId="2522A08E"/>
  <w16cid:commentId w16cid:paraId="73BADC43" w16cid:durableId="2522B7CB"/>
  <w16cid:commentId w16cid:paraId="643F14CC" w16cid:durableId="2522B858"/>
  <w16cid:commentId w16cid:paraId="21E27973" w16cid:durableId="2522BB98"/>
  <w16cid:commentId w16cid:paraId="6F2D20CC" w16cid:durableId="2522BFD6"/>
  <w16cid:commentId w16cid:paraId="35D9E04E" w16cid:durableId="25229665"/>
  <w16cid:commentId w16cid:paraId="6C958D2E" w16cid:durableId="2522C1D8"/>
  <w16cid:commentId w16cid:paraId="20D4A3A9" w16cid:durableId="2522C4B1"/>
  <w16cid:commentId w16cid:paraId="113B146F" w16cid:durableId="2522D4C3"/>
  <w16cid:commentId w16cid:paraId="39542A7C" w16cid:durableId="2522D553"/>
  <w16cid:commentId w16cid:paraId="027EF3C5" w16cid:durableId="25229666"/>
  <w16cid:commentId w16cid:paraId="496C9726" w16cid:durableId="2522D5F4"/>
  <w16cid:commentId w16cid:paraId="1EF931E1" w16cid:durableId="2522D6E9"/>
  <w16cid:commentId w16cid:paraId="5A80F032" w16cid:durableId="2522D8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700295" w14:textId="77777777" w:rsidR="00FB6A7E" w:rsidRDefault="00FB6A7E">
      <w:pPr>
        <w:spacing w:after="0" w:line="240" w:lineRule="auto"/>
      </w:pPr>
      <w:r>
        <w:separator/>
      </w:r>
    </w:p>
  </w:endnote>
  <w:endnote w:type="continuationSeparator" w:id="0">
    <w:p w14:paraId="5097FA5E" w14:textId="77777777" w:rsidR="00FB6A7E" w:rsidRDefault="00FB6A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1"/>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Grande">
    <w:panose1 w:val="020B0600040502020204"/>
    <w:charset w:val="00"/>
    <w:family w:val="swiss"/>
    <w:pitch w:val="variable"/>
    <w:sig w:usb0="E1000AEF" w:usb1="5000A1FF" w:usb2="00000000" w:usb3="00000000" w:csb0="000001BF" w:csb1="00000000"/>
  </w:font>
  <w:font w:name="Liberation Sans">
    <w:altName w:val="Arial"/>
    <w:panose1 w:val="020B0604020202020204"/>
    <w:charset w:val="01"/>
    <w:family w:val="swiss"/>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Andale Mono">
    <w:panose1 w:val="020B0509000000000004"/>
    <w:charset w:val="00"/>
    <w:family w:val="modern"/>
    <w:pitch w:val="fixed"/>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IDFont+F2">
    <w:altName w:val="Cambria"/>
    <w:panose1 w:val="020B0604020202020204"/>
    <w:charset w:val="00"/>
    <w:family w:val="roman"/>
    <w:notTrueType/>
    <w:pitch w:val="default"/>
  </w:font>
  <w:font w:name="CIDFont+F1">
    <w:altName w:val="Cambria"/>
    <w:panose1 w:val="020B0604020202020204"/>
    <w:charset w:val="00"/>
    <w:family w:val="roman"/>
    <w:notTrueType/>
    <w:pitch w:val="default"/>
  </w:font>
  <w:font w:name="Wingdings">
    <w:panose1 w:val="05000000000000000000"/>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30AE4A" w14:textId="77777777" w:rsidR="00C93F97" w:rsidRDefault="00C93F97">
    <w:pPr>
      <w:pStyle w:val="Footer"/>
    </w:pPr>
    <w:r>
      <w:rPr>
        <w:noProof/>
      </w:rPr>
      <mc:AlternateContent>
        <mc:Choice Requires="wps">
          <w:drawing>
            <wp:anchor distT="0" distB="0" distL="0" distR="0" simplePos="0" relativeHeight="53" behindDoc="1" locked="0" layoutInCell="0" allowOverlap="1" wp14:anchorId="2B0FAE61" wp14:editId="13A17B7C">
              <wp:simplePos x="0" y="0"/>
              <wp:positionH relativeFrom="margin">
                <wp:align>right</wp:align>
              </wp:positionH>
              <wp:positionV relativeFrom="paragraph">
                <wp:posOffset>635</wp:posOffset>
              </wp:positionV>
              <wp:extent cx="167640" cy="174625"/>
              <wp:effectExtent l="0" t="0" r="0" b="0"/>
              <wp:wrapSquare wrapText="largest"/>
              <wp:docPr id="9" name="Marc1"/>
              <wp:cNvGraphicFramePr/>
              <a:graphic xmlns:a="http://schemas.openxmlformats.org/drawingml/2006/main">
                <a:graphicData uri="http://schemas.microsoft.com/office/word/2010/wordprocessingShape">
                  <wps:wsp>
                    <wps:cNvSpPr/>
                    <wps:spPr>
                      <a:xfrm>
                        <a:off x="0" y="0"/>
                        <a:ext cx="16704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350AF906" w14:textId="77777777" w:rsidR="00C93F97" w:rsidRDefault="00C93F97">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Pr>
                              <w:rStyle w:val="PageNumber"/>
                              <w:color w:val="000000"/>
                            </w:rPr>
                            <w:t>12</w:t>
                          </w:r>
                          <w:r>
                            <w:rPr>
                              <w:rStyle w:val="PageNumber"/>
                              <w:color w:val="000000"/>
                            </w:rPr>
                            <w:fldChar w:fldCharType="end"/>
                          </w:r>
                        </w:p>
                      </w:txbxContent>
                    </wps:txbx>
                    <wps:bodyPr lIns="0" tIns="0" rIns="0" bIns="0">
                      <a:spAutoFit/>
                    </wps:bodyPr>
                  </wps:wsp>
                </a:graphicData>
              </a:graphic>
            </wp:anchor>
          </w:drawing>
        </mc:Choice>
        <mc:Fallback>
          <w:pict>
            <v:rect w14:anchorId="2B0FAE61" id="Marc1" o:spid="_x0000_s1026" style="position:absolute;margin-left:-38pt;margin-top:.05pt;width:13.2pt;height:13.75pt;z-index:-503316427;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" o:allowincell="f" filled="f" stroked="f" strokeweight="0">
              <v:textbox style="mso-fit-shape-to-text:t" inset="0,0,0,0">
                <w:txbxContent>
                  <w:p w14:paraId="350AF906" w14:textId="77777777" w:rsidR="00C93F97" w:rsidRDefault="00C93F97">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Pr>
                        <w:rStyle w:val="PageNumber"/>
                        <w:color w:val="000000"/>
                      </w:rPr>
                      <w:t>12</w:t>
                    </w:r>
                    <w:r>
                      <w:rPr>
                        <w:rStyle w:val="PageNumber"/>
                        <w:color w:val="000000"/>
                      </w:rPr>
                      <w:fldChar w:fldCharType="end"/>
                    </w:r>
                  </w:p>
                </w:txbxContent>
              </v:textbox>
              <w10:wrap type="square" side="largest"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836C70" w14:textId="77777777" w:rsidR="00FB6A7E" w:rsidRDefault="00FB6A7E">
      <w:pPr>
        <w:spacing w:after="0" w:line="240" w:lineRule="auto"/>
      </w:pPr>
      <w:r>
        <w:separator/>
      </w:r>
    </w:p>
  </w:footnote>
  <w:footnote w:type="continuationSeparator" w:id="0">
    <w:p w14:paraId="7752B8EB" w14:textId="77777777" w:rsidR="00FB6A7E" w:rsidRDefault="00FB6A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750CE9"/>
    <w:multiLevelType w:val="multilevel"/>
    <w:tmpl w:val="16AC334E"/>
    <w:lvl w:ilvl="0">
      <w:numFmt w:val="bullet"/>
      <w:lvlText w:val=""/>
      <w:lvlJc w:val="left"/>
      <w:pPr>
        <w:tabs>
          <w:tab w:val="num" w:pos="0"/>
        </w:tabs>
        <w:ind w:left="480" w:hanging="480"/>
      </w:pPr>
      <w:rPr>
        <w:rFonts w:ascii="Symbol" w:hAnsi="Symbol" w:cs="Symbol" w:hint="default"/>
      </w:rPr>
    </w:lvl>
    <w:lvl w:ilvl="1">
      <w:numFmt w:val="bullet"/>
      <w:lvlText w:val=""/>
      <w:lvlJc w:val="left"/>
      <w:pPr>
        <w:tabs>
          <w:tab w:val="num" w:pos="720"/>
        </w:tabs>
        <w:ind w:left="1200" w:hanging="480"/>
      </w:pPr>
      <w:rPr>
        <w:rFonts w:ascii="Symbol" w:hAnsi="Symbol" w:cs="Symbol" w:hint="default"/>
      </w:rPr>
    </w:lvl>
    <w:lvl w:ilvl="2">
      <w:numFmt w:val="bullet"/>
      <w:lvlText w:val=""/>
      <w:lvlJc w:val="left"/>
      <w:pPr>
        <w:tabs>
          <w:tab w:val="num" w:pos="1440"/>
        </w:tabs>
        <w:ind w:left="1920" w:hanging="480"/>
      </w:pPr>
      <w:rPr>
        <w:rFonts w:ascii="Symbol" w:hAnsi="Symbol" w:cs="Symbol" w:hint="default"/>
      </w:rPr>
    </w:lvl>
    <w:lvl w:ilvl="3">
      <w:numFmt w:val="bullet"/>
      <w:lvlText w:val=""/>
      <w:lvlJc w:val="left"/>
      <w:pPr>
        <w:tabs>
          <w:tab w:val="num" w:pos="2160"/>
        </w:tabs>
        <w:ind w:left="2640" w:hanging="480"/>
      </w:pPr>
      <w:rPr>
        <w:rFonts w:ascii="Symbol" w:hAnsi="Symbol" w:cs="Symbol" w:hint="default"/>
      </w:rPr>
    </w:lvl>
    <w:lvl w:ilvl="4">
      <w:numFmt w:val="bullet"/>
      <w:lvlText w:val=""/>
      <w:lvlJc w:val="left"/>
      <w:pPr>
        <w:tabs>
          <w:tab w:val="num" w:pos="2880"/>
        </w:tabs>
        <w:ind w:left="3360" w:hanging="480"/>
      </w:pPr>
      <w:rPr>
        <w:rFonts w:ascii="Symbol" w:hAnsi="Symbol" w:cs="Symbol" w:hint="default"/>
      </w:rPr>
    </w:lvl>
    <w:lvl w:ilvl="5">
      <w:numFmt w:val="bullet"/>
      <w:lvlText w:val=""/>
      <w:lvlJc w:val="left"/>
      <w:pPr>
        <w:tabs>
          <w:tab w:val="num" w:pos="3600"/>
        </w:tabs>
        <w:ind w:left="4080" w:hanging="480"/>
      </w:pPr>
      <w:rPr>
        <w:rFonts w:ascii="Symbol" w:hAnsi="Symbol" w:cs="Symbol" w:hint="default"/>
      </w:rPr>
    </w:lvl>
    <w:lvl w:ilvl="6">
      <w:numFmt w:val="bullet"/>
      <w:lvlText w:val=""/>
      <w:lvlJc w:val="left"/>
      <w:pPr>
        <w:tabs>
          <w:tab w:val="num" w:pos="4320"/>
        </w:tabs>
        <w:ind w:left="4800" w:hanging="480"/>
      </w:pPr>
      <w:rPr>
        <w:rFonts w:ascii="Symbol" w:hAnsi="Symbol" w:cs="Symbol" w:hint="default"/>
      </w:rPr>
    </w:lvl>
    <w:lvl w:ilvl="7">
      <w:numFmt w:val="bullet"/>
      <w:lvlText w:val=""/>
      <w:lvlJc w:val="left"/>
      <w:pPr>
        <w:tabs>
          <w:tab w:val="num" w:pos="5040"/>
        </w:tabs>
        <w:ind w:left="5520" w:hanging="480"/>
      </w:pPr>
      <w:rPr>
        <w:rFonts w:ascii="Symbol" w:hAnsi="Symbol" w:cs="Symbol" w:hint="default"/>
      </w:rPr>
    </w:lvl>
    <w:lvl w:ilvl="8">
      <w:numFmt w:val="bullet"/>
      <w:lvlText w:val=""/>
      <w:lvlJc w:val="left"/>
      <w:pPr>
        <w:tabs>
          <w:tab w:val="num" w:pos="5760"/>
        </w:tabs>
        <w:ind w:left="6240" w:hanging="480"/>
      </w:pPr>
      <w:rPr>
        <w:rFonts w:ascii="Symbol" w:hAnsi="Symbol" w:cs="Symbol" w:hint="default"/>
      </w:rPr>
    </w:lvl>
  </w:abstractNum>
  <w:abstractNum w:abstractNumId="1" w15:restartNumberingAfterBreak="0">
    <w:nsid w:val="60C81E41"/>
    <w:multiLevelType w:val="multilevel"/>
    <w:tmpl w:val="C00E6154"/>
    <w:lvl w:ilvl="0">
      <w:start w:val="1"/>
      <w:numFmt w:val="decimal"/>
      <w:pStyle w:val="Heading1"/>
      <w:lvlText w:val="%1"/>
      <w:lvlJc w:val="left"/>
      <w:pPr>
        <w:tabs>
          <w:tab w:val="num" w:pos="454"/>
        </w:tabs>
        <w:ind w:left="0" w:firstLine="0"/>
      </w:pPr>
    </w:lvl>
    <w:lvl w:ilvl="1">
      <w:start w:val="1"/>
      <w:numFmt w:val="decimal"/>
      <w:pStyle w:val="Heading2"/>
      <w:lvlText w:val="%1.%2"/>
      <w:lvlJc w:val="left"/>
      <w:pPr>
        <w:tabs>
          <w:tab w:val="num" w:pos="454"/>
        </w:tabs>
        <w:ind w:left="0" w:firstLine="0"/>
      </w:pPr>
    </w:lvl>
    <w:lvl w:ilvl="2">
      <w:start w:val="1"/>
      <w:numFmt w:val="decimal"/>
      <w:pStyle w:val="Heading3"/>
      <w:lvlText w:val="%1.%2.%3"/>
      <w:lvlJc w:val="left"/>
      <w:pPr>
        <w:tabs>
          <w:tab w:val="num" w:pos="454"/>
        </w:tabs>
        <w:ind w:left="0" w:firstLine="0"/>
      </w:pPr>
    </w:lvl>
    <w:lvl w:ilvl="3">
      <w:start w:val="1"/>
      <w:numFmt w:val="decimal"/>
      <w:pStyle w:val="Heading4"/>
      <w:lvlText w:val="%1.%2.%3.%4"/>
      <w:lvlJc w:val="left"/>
      <w:pPr>
        <w:tabs>
          <w:tab w:val="num" w:pos="0"/>
        </w:tabs>
        <w:ind w:left="1224" w:hanging="864"/>
      </w:pPr>
    </w:lvl>
    <w:lvl w:ilvl="4">
      <w:start w:val="1"/>
      <w:numFmt w:val="decimal"/>
      <w:pStyle w:val="Heading5"/>
      <w:lvlText w:val="%1.%2.%3.%4.%5"/>
      <w:lvlJc w:val="left"/>
      <w:pPr>
        <w:tabs>
          <w:tab w:val="num" w:pos="0"/>
        </w:tabs>
        <w:ind w:left="1368" w:hanging="1008"/>
      </w:pPr>
    </w:lvl>
    <w:lvl w:ilvl="5">
      <w:start w:val="1"/>
      <w:numFmt w:val="decimal"/>
      <w:pStyle w:val="Heading6"/>
      <w:lvlText w:val="%1.%2.%3.%4.%5.%6"/>
      <w:lvlJc w:val="left"/>
      <w:pPr>
        <w:tabs>
          <w:tab w:val="num" w:pos="0"/>
        </w:tabs>
        <w:ind w:left="1512" w:hanging="1152"/>
      </w:pPr>
    </w:lvl>
    <w:lvl w:ilvl="6">
      <w:start w:val="1"/>
      <w:numFmt w:val="decimal"/>
      <w:pStyle w:val="Heading7"/>
      <w:lvlText w:val="%1.%2.%3.%4.%5.%6.%7"/>
      <w:lvlJc w:val="left"/>
      <w:pPr>
        <w:tabs>
          <w:tab w:val="num" w:pos="0"/>
        </w:tabs>
        <w:ind w:left="1656" w:hanging="1296"/>
      </w:pPr>
    </w:lvl>
    <w:lvl w:ilvl="7">
      <w:start w:val="1"/>
      <w:numFmt w:val="decimal"/>
      <w:pStyle w:val="Heading8"/>
      <w:lvlText w:val="%1.%2.%3.%4.%5.%6.%7.%8"/>
      <w:lvlJc w:val="left"/>
      <w:pPr>
        <w:tabs>
          <w:tab w:val="num" w:pos="0"/>
        </w:tabs>
        <w:ind w:left="1800" w:hanging="1440"/>
      </w:pPr>
    </w:lvl>
    <w:lvl w:ilvl="8">
      <w:start w:val="1"/>
      <w:numFmt w:val="decimal"/>
      <w:pStyle w:val="Heading9"/>
      <w:lvlText w:val="%1.%2.%3.%4.%5.%6.%7.%8.%9"/>
      <w:lvlJc w:val="left"/>
      <w:pPr>
        <w:tabs>
          <w:tab w:val="num" w:pos="0"/>
        </w:tabs>
        <w:ind w:left="194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embedSystemFonts/>
  <w:proofState w:spelling="clean" w:grammar="clean"/>
  <w:trackRevisions/>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F23"/>
    <w:rsid w:val="000748B3"/>
    <w:rsid w:val="00075C5C"/>
    <w:rsid w:val="000A28E4"/>
    <w:rsid w:val="000F03E5"/>
    <w:rsid w:val="003A0F6D"/>
    <w:rsid w:val="004C1967"/>
    <w:rsid w:val="004E5923"/>
    <w:rsid w:val="00503339"/>
    <w:rsid w:val="00645F23"/>
    <w:rsid w:val="00693B93"/>
    <w:rsid w:val="00822E88"/>
    <w:rsid w:val="00866217"/>
    <w:rsid w:val="008740EC"/>
    <w:rsid w:val="00874AC7"/>
    <w:rsid w:val="00A039AE"/>
    <w:rsid w:val="00A502C4"/>
    <w:rsid w:val="00A5644B"/>
    <w:rsid w:val="00C14384"/>
    <w:rsid w:val="00C46146"/>
    <w:rsid w:val="00C46624"/>
    <w:rsid w:val="00C93F97"/>
    <w:rsid w:val="00CB054C"/>
    <w:rsid w:val="00CB38DF"/>
    <w:rsid w:val="00D30F12"/>
    <w:rsid w:val="00D7377A"/>
    <w:rsid w:val="00E01A9C"/>
    <w:rsid w:val="00EA3C3E"/>
    <w:rsid w:val="00EE5F7B"/>
    <w:rsid w:val="00FB6A7E"/>
    <w:rsid w:val="00FE693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179DAA75"/>
  <w15:docId w15:val="{93233811-8CEE-5644-8BD3-512C9887E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US" w:eastAsia="en-US" w:bidi="ar-SA"/>
      </w:rPr>
    </w:rPrDefault>
    <w:pPrDefault>
      <w:pPr>
        <w:suppressAutoHyphens/>
      </w:pPr>
    </w:pPrDefault>
  </w:docDefaults>
  <w:latentStyles w:defLockedState="0" w:defUIPriority="0" w:defSemiHidden="0" w:defUnhideWhenUsed="0" w:defQFormat="0" w:count="375">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utoRedefine/>
    <w:qFormat/>
    <w:rsid w:val="000D556B"/>
    <w:pPr>
      <w:spacing w:after="240" w:line="480" w:lineRule="auto"/>
    </w:pPr>
    <w:rPr>
      <w:rFonts w:ascii="Times New Roman" w:hAnsi="Times New Roman"/>
      <w:sz w:val="24"/>
      <w:lang w:val="en-GB"/>
    </w:rPr>
  </w:style>
  <w:style w:type="paragraph" w:styleId="Heading1">
    <w:name w:val="heading 1"/>
    <w:basedOn w:val="Normal"/>
    <w:next w:val="BodyText"/>
    <w:autoRedefine/>
    <w:uiPriority w:val="9"/>
    <w:qFormat/>
    <w:rsid w:val="00902154"/>
    <w:pPr>
      <w:keepNext/>
      <w:keepLines/>
      <w:numPr>
        <w:numId w:val="1"/>
      </w:numPr>
      <w:spacing w:before="360"/>
      <w:outlineLvl w:val="0"/>
    </w:pPr>
    <w:rPr>
      <w:rFonts w:eastAsiaTheme="majorEastAsia" w:cstheme="majorBidi"/>
      <w:b/>
      <w:bCs/>
      <w:sz w:val="32"/>
      <w:szCs w:val="32"/>
    </w:rPr>
  </w:style>
  <w:style w:type="paragraph" w:styleId="Heading2">
    <w:name w:val="heading 2"/>
    <w:basedOn w:val="Normal"/>
    <w:next w:val="BodyText"/>
    <w:autoRedefine/>
    <w:uiPriority w:val="9"/>
    <w:unhideWhenUsed/>
    <w:qFormat/>
    <w:rsid w:val="000D556B"/>
    <w:pPr>
      <w:keepNext/>
      <w:keepLines/>
      <w:numPr>
        <w:ilvl w:val="1"/>
        <w:numId w:val="1"/>
      </w:numPr>
      <w:spacing w:before="360" w:after="120"/>
      <w:outlineLvl w:val="1"/>
    </w:pPr>
    <w:rPr>
      <w:rFonts w:eastAsiaTheme="majorEastAsia" w:cstheme="majorBidi"/>
      <w:b/>
      <w:bCs/>
      <w:sz w:val="28"/>
      <w:szCs w:val="32"/>
    </w:rPr>
  </w:style>
  <w:style w:type="paragraph" w:styleId="Heading3">
    <w:name w:val="heading 3"/>
    <w:basedOn w:val="Normal"/>
    <w:next w:val="BodyText"/>
    <w:uiPriority w:val="9"/>
    <w:unhideWhenUsed/>
    <w:qFormat/>
    <w:rsid w:val="00902154"/>
    <w:pPr>
      <w:keepNext/>
      <w:keepLines/>
      <w:numPr>
        <w:ilvl w:val="2"/>
        <w:numId w:val="1"/>
      </w:numPr>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rsid w:val="00902154"/>
    <w:pPr>
      <w:keepNext/>
      <w:keepLines/>
      <w:numPr>
        <w:ilvl w:val="3"/>
        <w:numId w:val="1"/>
      </w:numPr>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autoRedefine/>
    <w:uiPriority w:val="9"/>
    <w:unhideWhenUsed/>
    <w:qFormat/>
    <w:rsid w:val="006E5105"/>
    <w:pPr>
      <w:keepNext/>
      <w:keepLines/>
      <w:pageBreakBefore/>
      <w:numPr>
        <w:ilvl w:val="4"/>
        <w:numId w:val="1"/>
      </w:numPr>
      <w:spacing w:after="0"/>
      <w:ind w:left="1366" w:hanging="1009"/>
      <w:contextualSpacing/>
      <w:outlineLvl w:val="4"/>
    </w:pPr>
    <w:rPr>
      <w:rFonts w:asciiTheme="majorHAnsi" w:eastAsiaTheme="majorEastAsia" w:hAnsiTheme="majorHAnsi" w:cstheme="majorBidi"/>
      <w:i/>
      <w:iCs/>
      <w:color w:val="FFFFFF" w:themeColor="background1"/>
    </w:rPr>
  </w:style>
  <w:style w:type="paragraph" w:styleId="Heading6">
    <w:name w:val="heading 6"/>
    <w:basedOn w:val="Normal"/>
    <w:next w:val="BodyText"/>
    <w:uiPriority w:val="9"/>
    <w:unhideWhenUsed/>
    <w:qFormat/>
    <w:rsid w:val="00902154"/>
    <w:pPr>
      <w:keepNext/>
      <w:keepLines/>
      <w:numPr>
        <w:ilvl w:val="5"/>
        <w:numId w:val="1"/>
      </w:numPr>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Normal"/>
    <w:link w:val="Heading7Char"/>
    <w:qFormat/>
    <w:rsid w:val="009021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90215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qFormat/>
    <w:rsid w:val="0090215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rsid w:val="00CC46F2"/>
    <w:rPr>
      <w:rFonts w:ascii="Times New Roman" w:hAnsi="Times New Roman"/>
      <w:i/>
      <w:sz w:val="22"/>
      <w:lang w:val="en-GB"/>
    </w:rPr>
  </w:style>
  <w:style w:type="character" w:customStyle="1" w:styleId="VerbatimChar">
    <w:name w:val="Verbatim Char"/>
    <w:basedOn w:val="CaptionChar"/>
    <w:link w:val="SourceCode"/>
    <w:qFormat/>
    <w:rPr>
      <w:rFonts w:ascii="Consolas" w:hAnsi="Consolas"/>
      <w:i/>
      <w:sz w:val="22"/>
      <w:lang w:val="en-GB"/>
    </w:rPr>
  </w:style>
  <w:style w:type="character" w:customStyle="1" w:styleId="ncoradenotaalpeu">
    <w:name w:val="Àncora de nota al peu"/>
    <w:qFormat/>
    <w:rPr>
      <w:vertAlign w:val="superscript"/>
    </w:rPr>
  </w:style>
  <w:style w:type="character" w:customStyle="1" w:styleId="FootnoteCharacters">
    <w:name w:val="Footnote Characters"/>
    <w:basedOn w:val="CaptionChar"/>
    <w:qFormat/>
    <w:rPr>
      <w:rFonts w:ascii="Times New Roman" w:hAnsi="Times New Roman"/>
      <w:i/>
      <w:sz w:val="22"/>
      <w:vertAlign w:val="superscript"/>
      <w:lang w:val="en-GB"/>
    </w:rPr>
  </w:style>
  <w:style w:type="character" w:customStyle="1" w:styleId="EnlladInternet">
    <w:name w:val="Enllaç d'Internet"/>
    <w:basedOn w:val="CaptionChar"/>
    <w:qFormat/>
    <w:rPr>
      <w:rFonts w:ascii="Times New Roman" w:hAnsi="Times New Roman"/>
      <w:i/>
      <w:color w:val="4F81BD" w:themeColor="accent1"/>
      <w:sz w:val="22"/>
      <w:lang w:val="en-GB"/>
    </w:rPr>
  </w:style>
  <w:style w:type="character" w:customStyle="1" w:styleId="KeywordTok">
    <w:name w:val="KeywordTok"/>
    <w:basedOn w:val="VerbatimChar"/>
    <w:qFormat/>
    <w:rPr>
      <w:rFonts w:ascii="Consolas" w:hAnsi="Consolas"/>
      <w:i/>
      <w:color w:val="204A87"/>
      <w:sz w:val="22"/>
      <w:shd w:val="clear" w:color="auto" w:fill="F8F8F8"/>
      <w:lang w:val="en-GB"/>
    </w:rPr>
  </w:style>
  <w:style w:type="character" w:customStyle="1" w:styleId="DataTypeTok">
    <w:name w:val="DataTypeTok"/>
    <w:basedOn w:val="VerbatimChar"/>
    <w:qFormat/>
    <w:rPr>
      <w:rFonts w:ascii="Consolas" w:hAnsi="Consolas"/>
      <w:i/>
      <w:color w:val="204A87"/>
      <w:sz w:val="22"/>
      <w:shd w:val="clear" w:color="auto" w:fill="F8F8F8"/>
      <w:lang w:val="en-GB"/>
    </w:rPr>
  </w:style>
  <w:style w:type="character" w:customStyle="1" w:styleId="DecValTok">
    <w:name w:val="DecValTok"/>
    <w:basedOn w:val="VerbatimChar"/>
    <w:qFormat/>
    <w:rPr>
      <w:rFonts w:ascii="Consolas" w:hAnsi="Consolas"/>
      <w:i/>
      <w:color w:val="0000CF"/>
      <w:sz w:val="22"/>
      <w:shd w:val="clear" w:color="auto" w:fill="F8F8F8"/>
      <w:lang w:val="en-GB"/>
    </w:rPr>
  </w:style>
  <w:style w:type="character" w:customStyle="1" w:styleId="BaseNTok">
    <w:name w:val="BaseNTok"/>
    <w:basedOn w:val="VerbatimChar"/>
    <w:qFormat/>
    <w:rPr>
      <w:rFonts w:ascii="Consolas" w:hAnsi="Consolas"/>
      <w:i/>
      <w:color w:val="0000CF"/>
      <w:sz w:val="22"/>
      <w:shd w:val="clear" w:color="auto" w:fill="F8F8F8"/>
      <w:lang w:val="en-GB"/>
    </w:rPr>
  </w:style>
  <w:style w:type="character" w:customStyle="1" w:styleId="FloatTok">
    <w:name w:val="FloatTok"/>
    <w:basedOn w:val="VerbatimChar"/>
    <w:qFormat/>
    <w:rPr>
      <w:rFonts w:ascii="Consolas" w:hAnsi="Consolas"/>
      <w:i/>
      <w:color w:val="0000CF"/>
      <w:sz w:val="22"/>
      <w:shd w:val="clear" w:color="auto" w:fill="F8F8F8"/>
      <w:lang w:val="en-GB"/>
    </w:rPr>
  </w:style>
  <w:style w:type="character" w:customStyle="1" w:styleId="ConstantTok">
    <w:name w:val="ConstantTok"/>
    <w:basedOn w:val="VerbatimChar"/>
    <w:qFormat/>
    <w:rPr>
      <w:rFonts w:ascii="Consolas" w:hAnsi="Consolas"/>
      <w:i/>
      <w:color w:val="000000"/>
      <w:sz w:val="22"/>
      <w:shd w:val="clear" w:color="auto" w:fill="F8F8F8"/>
      <w:lang w:val="en-GB"/>
    </w:rPr>
  </w:style>
  <w:style w:type="character" w:customStyle="1" w:styleId="CharTok">
    <w:name w:val="CharTok"/>
    <w:basedOn w:val="VerbatimChar"/>
    <w:qFormat/>
    <w:rPr>
      <w:rFonts w:ascii="Consolas" w:hAnsi="Consolas"/>
      <w:i/>
      <w:color w:val="4E9A06"/>
      <w:sz w:val="22"/>
      <w:shd w:val="clear" w:color="auto" w:fill="F8F8F8"/>
      <w:lang w:val="en-GB"/>
    </w:rPr>
  </w:style>
  <w:style w:type="character" w:customStyle="1" w:styleId="SpecialCharTok">
    <w:name w:val="SpecialCharTok"/>
    <w:basedOn w:val="VerbatimChar"/>
    <w:qFormat/>
    <w:rPr>
      <w:rFonts w:ascii="Consolas" w:hAnsi="Consolas"/>
      <w:i/>
      <w:color w:val="000000"/>
      <w:sz w:val="22"/>
      <w:shd w:val="clear" w:color="auto" w:fill="F8F8F8"/>
      <w:lang w:val="en-GB"/>
    </w:rPr>
  </w:style>
  <w:style w:type="character" w:customStyle="1" w:styleId="StringTok">
    <w:name w:val="StringTok"/>
    <w:basedOn w:val="VerbatimChar"/>
    <w:qFormat/>
    <w:rPr>
      <w:rFonts w:ascii="Consolas" w:hAnsi="Consolas"/>
      <w:i/>
      <w:color w:val="4E9A06"/>
      <w:sz w:val="22"/>
      <w:shd w:val="clear" w:color="auto" w:fill="F8F8F8"/>
      <w:lang w:val="en-GB"/>
    </w:rPr>
  </w:style>
  <w:style w:type="character" w:customStyle="1" w:styleId="VerbatimStringTok">
    <w:name w:val="VerbatimStringTok"/>
    <w:basedOn w:val="VerbatimChar"/>
    <w:qFormat/>
    <w:rPr>
      <w:rFonts w:ascii="Consolas" w:hAnsi="Consolas"/>
      <w:i/>
      <w:color w:val="4E9A06"/>
      <w:sz w:val="22"/>
      <w:shd w:val="clear" w:color="auto" w:fill="F8F8F8"/>
      <w:lang w:val="en-GB"/>
    </w:rPr>
  </w:style>
  <w:style w:type="character" w:customStyle="1" w:styleId="SpecialStringTok">
    <w:name w:val="SpecialStringTok"/>
    <w:basedOn w:val="VerbatimChar"/>
    <w:qFormat/>
    <w:rPr>
      <w:rFonts w:ascii="Consolas" w:hAnsi="Consolas"/>
      <w:i/>
      <w:color w:val="4E9A06"/>
      <w:sz w:val="22"/>
      <w:shd w:val="clear" w:color="auto" w:fill="F8F8F8"/>
      <w:lang w:val="en-GB"/>
    </w:rPr>
  </w:style>
  <w:style w:type="character" w:customStyle="1" w:styleId="ImportTok">
    <w:name w:val="ImportTok"/>
    <w:basedOn w:val="VerbatimChar"/>
    <w:qFormat/>
    <w:rPr>
      <w:rFonts w:ascii="Consolas" w:hAnsi="Consolas"/>
      <w:i/>
      <w:sz w:val="22"/>
      <w:shd w:val="clear" w:color="auto" w:fill="F8F8F8"/>
      <w:lang w:val="en-GB"/>
    </w:rPr>
  </w:style>
  <w:style w:type="character" w:customStyle="1" w:styleId="CommentTok">
    <w:name w:val="CommentTok"/>
    <w:basedOn w:val="VerbatimChar"/>
    <w:qFormat/>
    <w:rPr>
      <w:rFonts w:ascii="Consolas" w:hAnsi="Consolas"/>
      <w:i w:val="0"/>
      <w:color w:val="8F5902"/>
      <w:sz w:val="22"/>
      <w:shd w:val="clear" w:color="auto" w:fill="F8F8F8"/>
      <w:lang w:val="en-GB"/>
    </w:rPr>
  </w:style>
  <w:style w:type="character" w:customStyle="1" w:styleId="DocumentationTok">
    <w:name w:val="DocumentationTok"/>
    <w:basedOn w:val="VerbatimChar"/>
    <w:qFormat/>
    <w:rPr>
      <w:rFonts w:ascii="Consolas" w:hAnsi="Consolas"/>
      <w:i w:val="0"/>
      <w:color w:val="8F5902"/>
      <w:sz w:val="22"/>
      <w:shd w:val="clear" w:color="auto" w:fill="F8F8F8"/>
      <w:lang w:val="en-GB"/>
    </w:rPr>
  </w:style>
  <w:style w:type="character" w:customStyle="1" w:styleId="AnnotationTok">
    <w:name w:val="AnnotationTok"/>
    <w:basedOn w:val="VerbatimChar"/>
    <w:qFormat/>
    <w:rPr>
      <w:rFonts w:ascii="Consolas" w:hAnsi="Consolas"/>
      <w:i w:val="0"/>
      <w:color w:val="8F5902"/>
      <w:sz w:val="22"/>
      <w:shd w:val="clear" w:color="auto" w:fill="F8F8F8"/>
      <w:lang w:val="en-GB"/>
    </w:rPr>
  </w:style>
  <w:style w:type="character" w:customStyle="1" w:styleId="CommentVarTok">
    <w:name w:val="CommentVarTok"/>
    <w:basedOn w:val="VerbatimChar"/>
    <w:qFormat/>
    <w:rPr>
      <w:rFonts w:ascii="Consolas" w:hAnsi="Consolas"/>
      <w:i w:val="0"/>
      <w:color w:val="8F5902"/>
      <w:sz w:val="22"/>
      <w:shd w:val="clear" w:color="auto" w:fill="F8F8F8"/>
      <w:lang w:val="en-GB"/>
    </w:rPr>
  </w:style>
  <w:style w:type="character" w:customStyle="1" w:styleId="OtherTok">
    <w:name w:val="OtherTok"/>
    <w:basedOn w:val="VerbatimChar"/>
    <w:qFormat/>
    <w:rPr>
      <w:rFonts w:ascii="Consolas" w:hAnsi="Consolas"/>
      <w:i/>
      <w:color w:val="8F5902"/>
      <w:sz w:val="22"/>
      <w:shd w:val="clear" w:color="auto" w:fill="F8F8F8"/>
      <w:lang w:val="en-GB"/>
    </w:rPr>
  </w:style>
  <w:style w:type="character" w:customStyle="1" w:styleId="FunctionTok">
    <w:name w:val="FunctionTok"/>
    <w:basedOn w:val="VerbatimChar"/>
    <w:qFormat/>
    <w:rPr>
      <w:rFonts w:ascii="Consolas" w:hAnsi="Consolas"/>
      <w:i/>
      <w:color w:val="000000"/>
      <w:sz w:val="22"/>
      <w:shd w:val="clear" w:color="auto" w:fill="F8F8F8"/>
      <w:lang w:val="en-GB"/>
    </w:rPr>
  </w:style>
  <w:style w:type="character" w:customStyle="1" w:styleId="VariableTok">
    <w:name w:val="VariableTok"/>
    <w:basedOn w:val="VerbatimChar"/>
    <w:qFormat/>
    <w:rPr>
      <w:rFonts w:ascii="Consolas" w:hAnsi="Consolas"/>
      <w:i/>
      <w:color w:val="000000"/>
      <w:sz w:val="22"/>
      <w:shd w:val="clear" w:color="auto" w:fill="F8F8F8"/>
      <w:lang w:val="en-GB"/>
    </w:rPr>
  </w:style>
  <w:style w:type="character" w:customStyle="1" w:styleId="ControlFlowTok">
    <w:name w:val="ControlFlowTok"/>
    <w:basedOn w:val="VerbatimChar"/>
    <w:qFormat/>
    <w:rPr>
      <w:rFonts w:ascii="Consolas" w:hAnsi="Consolas"/>
      <w:i/>
      <w:color w:val="204A87"/>
      <w:sz w:val="22"/>
      <w:shd w:val="clear" w:color="auto" w:fill="F8F8F8"/>
      <w:lang w:val="en-GB"/>
    </w:rPr>
  </w:style>
  <w:style w:type="character" w:customStyle="1" w:styleId="OperatorTok">
    <w:name w:val="OperatorTok"/>
    <w:basedOn w:val="VerbatimChar"/>
    <w:qFormat/>
    <w:rPr>
      <w:rFonts w:ascii="Consolas" w:hAnsi="Consolas"/>
      <w:i/>
      <w:color w:val="CE5C00"/>
      <w:sz w:val="22"/>
      <w:shd w:val="clear" w:color="auto" w:fill="F8F8F8"/>
      <w:lang w:val="en-GB"/>
    </w:rPr>
  </w:style>
  <w:style w:type="character" w:customStyle="1" w:styleId="BuiltInTok">
    <w:name w:val="BuiltInTok"/>
    <w:basedOn w:val="VerbatimChar"/>
    <w:qFormat/>
    <w:rPr>
      <w:rFonts w:ascii="Consolas" w:hAnsi="Consolas"/>
      <w:i/>
      <w:sz w:val="22"/>
      <w:shd w:val="clear" w:color="auto" w:fill="F8F8F8"/>
      <w:lang w:val="en-GB"/>
    </w:rPr>
  </w:style>
  <w:style w:type="character" w:customStyle="1" w:styleId="ExtensionTok">
    <w:name w:val="ExtensionTok"/>
    <w:basedOn w:val="VerbatimChar"/>
    <w:qFormat/>
    <w:rPr>
      <w:rFonts w:ascii="Consolas" w:hAnsi="Consolas"/>
      <w:i/>
      <w:sz w:val="22"/>
      <w:shd w:val="clear" w:color="auto" w:fill="F8F8F8"/>
      <w:lang w:val="en-GB"/>
    </w:rPr>
  </w:style>
  <w:style w:type="character" w:customStyle="1" w:styleId="PreprocessorTok">
    <w:name w:val="PreprocessorTok"/>
    <w:basedOn w:val="VerbatimChar"/>
    <w:qFormat/>
    <w:rPr>
      <w:rFonts w:ascii="Consolas" w:hAnsi="Consolas"/>
      <w:i w:val="0"/>
      <w:color w:val="8F5902"/>
      <w:sz w:val="22"/>
      <w:shd w:val="clear" w:color="auto" w:fill="F8F8F8"/>
      <w:lang w:val="en-GB"/>
    </w:rPr>
  </w:style>
  <w:style w:type="character" w:customStyle="1" w:styleId="AttributeTok">
    <w:name w:val="AttributeTok"/>
    <w:basedOn w:val="VerbatimChar"/>
    <w:qFormat/>
    <w:rPr>
      <w:rFonts w:ascii="Consolas" w:hAnsi="Consolas"/>
      <w:i/>
      <w:color w:val="C4A000"/>
      <w:sz w:val="22"/>
      <w:shd w:val="clear" w:color="auto" w:fill="F8F8F8"/>
      <w:lang w:val="en-GB"/>
    </w:rPr>
  </w:style>
  <w:style w:type="character" w:customStyle="1" w:styleId="RegionMarkerTok">
    <w:name w:val="RegionMarkerTok"/>
    <w:basedOn w:val="VerbatimChar"/>
    <w:qFormat/>
    <w:rPr>
      <w:rFonts w:ascii="Consolas" w:hAnsi="Consolas"/>
      <w:i/>
      <w:sz w:val="22"/>
      <w:shd w:val="clear" w:color="auto" w:fill="F8F8F8"/>
      <w:lang w:val="en-GB"/>
    </w:rPr>
  </w:style>
  <w:style w:type="character" w:customStyle="1" w:styleId="InformationTok">
    <w:name w:val="InformationTok"/>
    <w:basedOn w:val="VerbatimChar"/>
    <w:qFormat/>
    <w:rPr>
      <w:rFonts w:ascii="Consolas" w:hAnsi="Consolas"/>
      <w:i w:val="0"/>
      <w:color w:val="8F5902"/>
      <w:sz w:val="22"/>
      <w:shd w:val="clear" w:color="auto" w:fill="F8F8F8"/>
      <w:lang w:val="en-GB"/>
    </w:rPr>
  </w:style>
  <w:style w:type="character" w:customStyle="1" w:styleId="WarningTok">
    <w:name w:val="WarningTok"/>
    <w:basedOn w:val="VerbatimChar"/>
    <w:qFormat/>
    <w:rPr>
      <w:rFonts w:ascii="Consolas" w:hAnsi="Consolas"/>
      <w:i w:val="0"/>
      <w:color w:val="8F5902"/>
      <w:sz w:val="22"/>
      <w:shd w:val="clear" w:color="auto" w:fill="F8F8F8"/>
      <w:lang w:val="en-GB"/>
    </w:rPr>
  </w:style>
  <w:style w:type="character" w:customStyle="1" w:styleId="AlertTok">
    <w:name w:val="AlertTok"/>
    <w:basedOn w:val="VerbatimChar"/>
    <w:qFormat/>
    <w:rPr>
      <w:rFonts w:ascii="Consolas" w:hAnsi="Consolas"/>
      <w:i/>
      <w:color w:val="EF2929"/>
      <w:sz w:val="22"/>
      <w:shd w:val="clear" w:color="auto" w:fill="F8F8F8"/>
      <w:lang w:val="en-GB"/>
    </w:rPr>
  </w:style>
  <w:style w:type="character" w:customStyle="1" w:styleId="ErrorTok">
    <w:name w:val="ErrorTok"/>
    <w:basedOn w:val="VerbatimChar"/>
    <w:qFormat/>
    <w:rPr>
      <w:rFonts w:ascii="Consolas" w:hAnsi="Consolas"/>
      <w:i/>
      <w:color w:val="A40000"/>
      <w:sz w:val="22"/>
      <w:shd w:val="clear" w:color="auto" w:fill="F8F8F8"/>
      <w:lang w:val="en-GB"/>
    </w:rPr>
  </w:style>
  <w:style w:type="character" w:customStyle="1" w:styleId="NormalTok">
    <w:name w:val="NormalTok"/>
    <w:basedOn w:val="VerbatimChar"/>
    <w:qFormat/>
    <w:rPr>
      <w:rFonts w:ascii="Consolas" w:hAnsi="Consolas"/>
      <w:i/>
      <w:sz w:val="22"/>
      <w:shd w:val="clear" w:color="auto" w:fill="F8F8F8"/>
      <w:lang w:val="en-GB"/>
    </w:rPr>
  </w:style>
  <w:style w:type="character" w:customStyle="1" w:styleId="BalloonTextChar">
    <w:name w:val="Balloon Text Char"/>
    <w:basedOn w:val="DefaultParagraphFont"/>
    <w:link w:val="BalloonText"/>
    <w:qFormat/>
    <w:rsid w:val="00D43DE9"/>
    <w:rPr>
      <w:rFonts w:ascii="Lucida Grande" w:hAnsi="Lucida Grande" w:cs="Lucida Grande"/>
      <w:sz w:val="18"/>
      <w:szCs w:val="18"/>
    </w:rPr>
  </w:style>
  <w:style w:type="character" w:customStyle="1" w:styleId="Heading7Char">
    <w:name w:val="Heading 7 Char"/>
    <w:basedOn w:val="DefaultParagraphFont"/>
    <w:link w:val="Heading7"/>
    <w:qFormat/>
    <w:rsid w:val="0090215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qFormat/>
    <w:rsid w:val="009021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qFormat/>
    <w:rsid w:val="00902154"/>
    <w:rPr>
      <w:rFonts w:asciiTheme="majorHAnsi" w:eastAsiaTheme="majorEastAsia" w:hAnsiTheme="majorHAnsi" w:cstheme="majorBidi"/>
      <w:i/>
      <w:iCs/>
      <w:color w:val="404040" w:themeColor="text1" w:themeTint="BF"/>
      <w:sz w:val="20"/>
      <w:szCs w:val="20"/>
    </w:rPr>
  </w:style>
  <w:style w:type="character" w:customStyle="1" w:styleId="FooterChar">
    <w:name w:val="Footer Char"/>
    <w:basedOn w:val="DefaultParagraphFont"/>
    <w:link w:val="Footer"/>
    <w:qFormat/>
    <w:rsid w:val="00F4669D"/>
  </w:style>
  <w:style w:type="character" w:styleId="PageNumber">
    <w:name w:val="page number"/>
    <w:basedOn w:val="DefaultParagraphFont"/>
    <w:qFormat/>
    <w:rsid w:val="00F4669D"/>
  </w:style>
  <w:style w:type="character" w:styleId="LineNumber">
    <w:name w:val="line number"/>
    <w:basedOn w:val="DefaultParagraphFont"/>
    <w:qFormat/>
    <w:rsid w:val="00F4669D"/>
  </w:style>
  <w:style w:type="character" w:customStyle="1" w:styleId="Numeracidelnies">
    <w:name w:val="Numeració de línies"/>
    <w:qFormat/>
  </w:style>
  <w:style w:type="character" w:styleId="Hyperlink">
    <w:name w:val="Hyperlink"/>
    <w:rPr>
      <w:color w:val="000080"/>
      <w:u w:val="single"/>
    </w:rPr>
  </w:style>
  <w:style w:type="character" w:customStyle="1" w:styleId="LineNumbering">
    <w:name w:val="Line Numbering"/>
  </w:style>
  <w:style w:type="character" w:customStyle="1" w:styleId="CommentTextChar">
    <w:name w:val="Comment Text Char"/>
    <w:basedOn w:val="DefaultParagraphFont"/>
    <w:link w:val="CommentText"/>
    <w:qFormat/>
    <w:rPr>
      <w:rFonts w:ascii="Times New Roman" w:hAnsi="Times New Roman"/>
      <w:szCs w:val="20"/>
      <w:lang w:val="en-GB"/>
    </w:rPr>
  </w:style>
  <w:style w:type="character" w:styleId="CommentReference">
    <w:name w:val="annotation reference"/>
    <w:basedOn w:val="DefaultParagraphFont"/>
    <w:semiHidden/>
    <w:unhideWhenUsed/>
    <w:qFormat/>
    <w:rPr>
      <w:sz w:val="16"/>
      <w:szCs w:val="16"/>
    </w:rPr>
  </w:style>
  <w:style w:type="character" w:customStyle="1" w:styleId="CommentSubjectChar">
    <w:name w:val="Comment Subject Char"/>
    <w:basedOn w:val="CommentTextChar"/>
    <w:link w:val="CommentSubject"/>
    <w:semiHidden/>
    <w:qFormat/>
    <w:rsid w:val="00B27A23"/>
    <w:rPr>
      <w:rFonts w:ascii="Times New Roman" w:hAnsi="Times New Roman"/>
      <w:b/>
      <w:bCs/>
      <w:szCs w:val="20"/>
      <w:lang w:val="en-GB"/>
    </w:rPr>
  </w:style>
  <w:style w:type="character" w:styleId="PlaceholderText">
    <w:name w:val="Placeholder Text"/>
    <w:basedOn w:val="DefaultParagraphFont"/>
    <w:semiHidden/>
    <w:qFormat/>
    <w:rsid w:val="00C42EA3"/>
    <w:rPr>
      <w:color w:val="808080"/>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autoRedefine/>
    <w:qFormat/>
    <w:pPr>
      <w:spacing w:before="180" w:after="180"/>
    </w:pPr>
  </w:style>
  <w:style w:type="paragraph" w:styleId="List">
    <w:name w:val="List"/>
    <w:basedOn w:val="BodyText"/>
    <w:rPr>
      <w:rFonts w:cs="Arial Unicode MS"/>
    </w:rPr>
  </w:style>
  <w:style w:type="paragraph" w:styleId="Caption">
    <w:name w:val="caption"/>
    <w:basedOn w:val="Normal"/>
    <w:link w:val="CaptionChar"/>
    <w:autoRedefine/>
    <w:qFormat/>
    <w:rsid w:val="00CC46F2"/>
    <w:pPr>
      <w:spacing w:after="120" w:line="360" w:lineRule="auto"/>
      <w:jc w:val="center"/>
    </w:pPr>
    <w:rPr>
      <w:i/>
      <w:sz w:val="22"/>
    </w:rPr>
  </w:style>
  <w:style w:type="paragraph" w:customStyle="1" w:styleId="Index">
    <w:name w:val="Index"/>
    <w:basedOn w:val="Normal"/>
    <w:qFormat/>
    <w:pPr>
      <w:suppressLineNumbers/>
    </w:pPr>
    <w:rPr>
      <w:rFonts w:cs="Arial Unicode MS"/>
    </w:rPr>
  </w:style>
  <w:style w:type="paragraph" w:customStyle="1" w:styleId="Encapalament">
    <w:name w:val="Encapçalament"/>
    <w:basedOn w:val="Normal"/>
    <w:next w:val="BodyText"/>
    <w:qFormat/>
    <w:pPr>
      <w:keepNext/>
      <w:spacing w:before="240" w:after="120"/>
    </w:pPr>
    <w:rPr>
      <w:rFonts w:ascii="Liberation Sans" w:eastAsia="PingFang SC" w:hAnsi="Liberation Sans" w:cs="Arial Unicode MS"/>
      <w:sz w:val="28"/>
      <w:szCs w:val="28"/>
    </w:rPr>
  </w:style>
  <w:style w:type="paragraph" w:customStyle="1" w:styleId="ndex">
    <w:name w:val="Índex"/>
    <w:basedOn w:val="Normal"/>
    <w:qFormat/>
    <w:pPr>
      <w:suppressLineNumbers/>
    </w:pPr>
    <w:rPr>
      <w:rFonts w:cs="Arial Unicode MS"/>
    </w:rPr>
  </w:style>
  <w:style w:type="paragraph" w:customStyle="1" w:styleId="FirstParagraph">
    <w:name w:val="First Paragraph"/>
    <w:basedOn w:val="BodyText"/>
    <w:next w:val="BodyText"/>
    <w:autoRedefine/>
    <w:qFormat/>
    <w:rsid w:val="00DB788A"/>
    <w:pPr>
      <w:spacing w:before="0" w:after="240"/>
    </w:pPr>
    <w:rPr>
      <w:rFonts w:cs="Times New Roman"/>
    </w:rPr>
  </w:style>
  <w:style w:type="paragraph" w:customStyle="1" w:styleId="Compact">
    <w:name w:val="Compact"/>
    <w:basedOn w:val="BodyText"/>
    <w:qFormat/>
    <w:pPr>
      <w:spacing w:before="36" w:after="36" w:line="240" w:lineRule="auto"/>
      <w:jc w:val="center"/>
    </w:pPr>
  </w:style>
  <w:style w:type="paragraph" w:styleId="Title">
    <w:name w:val="Title"/>
    <w:basedOn w:val="Normal"/>
    <w:next w:val="BodyText"/>
    <w:autoRedefine/>
    <w:qFormat/>
    <w:rsid w:val="00AF09CF"/>
    <w:pPr>
      <w:keepNext/>
      <w:keepLines/>
      <w:spacing w:before="480"/>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rPr>
      <w:sz w:val="24"/>
    </w:rPr>
  </w:style>
  <w:style w:type="paragraph" w:styleId="Date">
    <w:name w:val="Date"/>
    <w:next w:val="BodyText"/>
    <w:autoRedefine/>
    <w:qFormat/>
    <w:pPr>
      <w:keepNext/>
      <w:keepLines/>
      <w:spacing w:before="567" w:after="567"/>
      <w:jc w:val="center"/>
    </w:pPr>
    <w:rPr>
      <w:sz w:val="24"/>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autoRedefine/>
    <w:qFormat/>
    <w:rsid w:val="006C20DD"/>
    <w:pPr>
      <w:spacing w:after="120"/>
      <w:ind w:left="567" w:hanging="567"/>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autoRedefine/>
    <w:qFormat/>
    <w:pPr>
      <w:keepNext/>
      <w:spacing w:after="0"/>
    </w:pPr>
  </w:style>
  <w:style w:type="paragraph" w:customStyle="1" w:styleId="Taula1">
    <w:name w:val="Taula1"/>
    <w:basedOn w:val="Contingutdelataula"/>
    <w:autoRedefine/>
    <w:qFormat/>
  </w:style>
  <w:style w:type="paragraph" w:customStyle="1" w:styleId="Contingutdelataula">
    <w:name w:val="Contingut de la taula"/>
    <w:basedOn w:val="Normal"/>
    <w:autoRedefine/>
    <w:qFormat/>
    <w:pPr>
      <w:suppressLineNumbers/>
      <w:spacing w:after="0" w:line="240" w:lineRule="auto"/>
      <w:jc w:val="center"/>
    </w:pPr>
    <w:rPr>
      <w:sz w:val="22"/>
    </w:rPr>
  </w:style>
  <w:style w:type="paragraph" w:customStyle="1" w:styleId="Figura">
    <w:name w:val="Figura"/>
    <w:basedOn w:val="Normal"/>
    <w:qFormat/>
  </w:style>
  <w:style w:type="paragraph" w:customStyle="1" w:styleId="FigurewithCaption">
    <w:name w:val="Figure with Caption"/>
    <w:basedOn w:val="Figura"/>
    <w:autoRedefine/>
    <w:qFormat/>
    <w:pPr>
      <w:keepNext/>
      <w:spacing w:after="0"/>
    </w:pPr>
    <w:rPr>
      <w:i/>
      <w:sz w:val="22"/>
    </w:rPr>
  </w:style>
  <w:style w:type="paragraph" w:styleId="TOCHeading">
    <w:name w:val="TOC Heading"/>
    <w:basedOn w:val="Heading1"/>
    <w:next w:val="BodyText"/>
    <w:uiPriority w:val="39"/>
    <w:unhideWhenUsed/>
    <w:qFormat/>
    <w:pPr>
      <w:numPr>
        <w:numId w:val="0"/>
      </w:numPr>
      <w:spacing w:before="240" w:line="259" w:lineRule="auto"/>
    </w:pPr>
    <w:rPr>
      <w:b w:val="0"/>
      <w:bCs w:val="0"/>
      <w:color w:val="365F91" w:themeColor="accent1" w:themeShade="BF"/>
    </w:rPr>
  </w:style>
  <w:style w:type="paragraph" w:customStyle="1" w:styleId="SourceCode">
    <w:name w:val="Source Code"/>
    <w:basedOn w:val="Normal"/>
    <w:link w:val="VerbatimChar"/>
    <w:autoRedefine/>
    <w:qFormat/>
    <w:pPr>
      <w:shd w:val="clear" w:color="auto" w:fill="F8F8F8"/>
      <w:spacing w:before="170" w:after="170" w:line="240" w:lineRule="auto"/>
      <w:ind w:left="283" w:right="340"/>
    </w:pPr>
    <w:rPr>
      <w:rFonts w:ascii="Andale Mono" w:hAnsi="Andale Mono"/>
      <w:sz w:val="20"/>
    </w:rPr>
  </w:style>
  <w:style w:type="paragraph" w:styleId="BalloonText">
    <w:name w:val="Balloon Text"/>
    <w:basedOn w:val="Normal"/>
    <w:link w:val="BalloonTextChar"/>
    <w:qFormat/>
    <w:rsid w:val="00D43DE9"/>
    <w:pPr>
      <w:spacing w:after="0"/>
    </w:pPr>
    <w:rPr>
      <w:rFonts w:ascii="Lucida Grande" w:hAnsi="Lucida Grande" w:cs="Lucida Grande"/>
      <w:sz w:val="18"/>
      <w:szCs w:val="18"/>
    </w:rPr>
  </w:style>
  <w:style w:type="paragraph" w:customStyle="1" w:styleId="HeaderandFooter">
    <w:name w:val="Header and Footer"/>
    <w:basedOn w:val="Normal"/>
    <w:qFormat/>
  </w:style>
  <w:style w:type="paragraph" w:styleId="Footer">
    <w:name w:val="footer"/>
    <w:basedOn w:val="Normal"/>
    <w:link w:val="FooterChar"/>
    <w:rsid w:val="00F4669D"/>
    <w:pPr>
      <w:suppressLineNumbers/>
      <w:tabs>
        <w:tab w:val="center" w:pos="4320"/>
        <w:tab w:val="right" w:pos="8640"/>
      </w:tabs>
      <w:spacing w:after="0"/>
    </w:pPr>
  </w:style>
  <w:style w:type="paragraph" w:customStyle="1" w:styleId="Contingutdelmarc">
    <w:name w:val="Contingut del marc"/>
    <w:basedOn w:val="Normal"/>
    <w:qFormat/>
  </w:style>
  <w:style w:type="paragraph" w:styleId="Header">
    <w:name w:val="header"/>
    <w:basedOn w:val="Normal"/>
    <w:pPr>
      <w:suppressLineNumbers/>
      <w:tabs>
        <w:tab w:val="center" w:pos="4320"/>
        <w:tab w:val="right" w:pos="8640"/>
      </w:tabs>
    </w:pPr>
  </w:style>
  <w:style w:type="paragraph" w:customStyle="1" w:styleId="Encapalamentdelataula">
    <w:name w:val="Encapçalament de la taula"/>
    <w:basedOn w:val="Contingutdelataula"/>
    <w:qFormat/>
    <w:rPr>
      <w:b/>
      <w:bCs/>
    </w:rPr>
  </w:style>
  <w:style w:type="paragraph" w:customStyle="1" w:styleId="Taula">
    <w:name w:val="Taula"/>
    <w:basedOn w:val="Caption"/>
    <w:autoRedefine/>
    <w:qFormat/>
    <w:pPr>
      <w:spacing w:after="0" w:line="240" w:lineRule="auto"/>
    </w:pPr>
  </w:style>
  <w:style w:type="paragraph" w:customStyle="1" w:styleId="FrameContents">
    <w:name w:val="Frame Contents"/>
    <w:basedOn w:val="Normal"/>
    <w:qFormat/>
  </w:style>
  <w:style w:type="paragraph" w:styleId="CommentText">
    <w:name w:val="annotation text"/>
    <w:basedOn w:val="Normal"/>
    <w:link w:val="CommentTextChar"/>
    <w:unhideWhenUsed/>
    <w:qFormat/>
    <w:pPr>
      <w:spacing w:line="240" w:lineRule="auto"/>
    </w:pPr>
    <w:rPr>
      <w:sz w:val="20"/>
      <w:szCs w:val="20"/>
    </w:rPr>
  </w:style>
  <w:style w:type="paragraph" w:styleId="CommentSubject">
    <w:name w:val="annotation subject"/>
    <w:basedOn w:val="CommentText"/>
    <w:next w:val="CommentText"/>
    <w:link w:val="CommentSubjectChar"/>
    <w:semiHidden/>
    <w:unhideWhenUsed/>
    <w:qFormat/>
    <w:rsid w:val="00B27A23"/>
    <w:rPr>
      <w:b/>
      <w:bCs/>
    </w:rPr>
  </w:style>
  <w:style w:type="paragraph" w:styleId="ListParagraph">
    <w:name w:val="List Paragraph"/>
    <w:basedOn w:val="Normal"/>
    <w:qFormat/>
    <w:rsid w:val="000D556B"/>
    <w:pPr>
      <w:ind w:left="720"/>
      <w:contextualSpacing/>
    </w:p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rsid w:val="009147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74AC7"/>
    <w:rPr>
      <w:color w:val="605E5C"/>
      <w:shd w:val="clear" w:color="auto" w:fill="E1DFDD"/>
    </w:rPr>
  </w:style>
  <w:style w:type="paragraph" w:styleId="NormalWeb">
    <w:name w:val="Normal (Web)"/>
    <w:basedOn w:val="Normal"/>
    <w:uiPriority w:val="99"/>
    <w:semiHidden/>
    <w:unhideWhenUsed/>
    <w:rsid w:val="00874AC7"/>
    <w:pPr>
      <w:suppressAutoHyphens w:val="0"/>
      <w:spacing w:before="100" w:beforeAutospacing="1" w:after="100" w:afterAutospacing="1" w:line="240" w:lineRule="auto"/>
    </w:pPr>
    <w:rPr>
      <w:rFonts w:eastAsia="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036573">
      <w:bodyDiv w:val="1"/>
      <w:marLeft w:val="0"/>
      <w:marRight w:val="0"/>
      <w:marTop w:val="0"/>
      <w:marBottom w:val="0"/>
      <w:divBdr>
        <w:top w:val="none" w:sz="0" w:space="0" w:color="auto"/>
        <w:left w:val="none" w:sz="0" w:space="0" w:color="auto"/>
        <w:bottom w:val="none" w:sz="0" w:space="0" w:color="auto"/>
        <w:right w:val="none" w:sz="0" w:space="0" w:color="auto"/>
      </w:divBdr>
      <w:divsChild>
        <w:div w:id="977764251">
          <w:marLeft w:val="0"/>
          <w:marRight w:val="0"/>
          <w:marTop w:val="0"/>
          <w:marBottom w:val="0"/>
          <w:divBdr>
            <w:top w:val="none" w:sz="0" w:space="0" w:color="auto"/>
            <w:left w:val="none" w:sz="0" w:space="0" w:color="auto"/>
            <w:bottom w:val="none" w:sz="0" w:space="0" w:color="auto"/>
            <w:right w:val="none" w:sz="0" w:space="0" w:color="auto"/>
          </w:divBdr>
          <w:divsChild>
            <w:div w:id="1025520859">
              <w:marLeft w:val="0"/>
              <w:marRight w:val="0"/>
              <w:marTop w:val="0"/>
              <w:marBottom w:val="0"/>
              <w:divBdr>
                <w:top w:val="none" w:sz="0" w:space="0" w:color="auto"/>
                <w:left w:val="none" w:sz="0" w:space="0" w:color="auto"/>
                <w:bottom w:val="none" w:sz="0" w:space="0" w:color="auto"/>
                <w:right w:val="none" w:sz="0" w:space="0" w:color="auto"/>
              </w:divBdr>
              <w:divsChild>
                <w:div w:id="151337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668360">
      <w:bodyDiv w:val="1"/>
      <w:marLeft w:val="0"/>
      <w:marRight w:val="0"/>
      <w:marTop w:val="0"/>
      <w:marBottom w:val="0"/>
      <w:divBdr>
        <w:top w:val="none" w:sz="0" w:space="0" w:color="auto"/>
        <w:left w:val="none" w:sz="0" w:space="0" w:color="auto"/>
        <w:bottom w:val="none" w:sz="0" w:space="0" w:color="auto"/>
        <w:right w:val="none" w:sz="0" w:space="0" w:color="auto"/>
      </w:divBdr>
      <w:divsChild>
        <w:div w:id="2045059380">
          <w:marLeft w:val="0"/>
          <w:marRight w:val="0"/>
          <w:marTop w:val="0"/>
          <w:marBottom w:val="0"/>
          <w:divBdr>
            <w:top w:val="none" w:sz="0" w:space="0" w:color="auto"/>
            <w:left w:val="none" w:sz="0" w:space="0" w:color="auto"/>
            <w:bottom w:val="none" w:sz="0" w:space="0" w:color="auto"/>
            <w:right w:val="none" w:sz="0" w:space="0" w:color="auto"/>
          </w:divBdr>
          <w:divsChild>
            <w:div w:id="345522527">
              <w:marLeft w:val="0"/>
              <w:marRight w:val="0"/>
              <w:marTop w:val="0"/>
              <w:marBottom w:val="0"/>
              <w:divBdr>
                <w:top w:val="none" w:sz="0" w:space="0" w:color="auto"/>
                <w:left w:val="none" w:sz="0" w:space="0" w:color="auto"/>
                <w:bottom w:val="none" w:sz="0" w:space="0" w:color="auto"/>
                <w:right w:val="none" w:sz="0" w:space="0" w:color="auto"/>
              </w:divBdr>
              <w:divsChild>
                <w:div w:id="69346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400948">
      <w:bodyDiv w:val="1"/>
      <w:marLeft w:val="0"/>
      <w:marRight w:val="0"/>
      <w:marTop w:val="0"/>
      <w:marBottom w:val="0"/>
      <w:divBdr>
        <w:top w:val="none" w:sz="0" w:space="0" w:color="auto"/>
        <w:left w:val="none" w:sz="0" w:space="0" w:color="auto"/>
        <w:bottom w:val="none" w:sz="0" w:space="0" w:color="auto"/>
        <w:right w:val="none" w:sz="0" w:space="0" w:color="auto"/>
      </w:divBdr>
      <w:divsChild>
        <w:div w:id="1373722943">
          <w:marLeft w:val="0"/>
          <w:marRight w:val="0"/>
          <w:marTop w:val="0"/>
          <w:marBottom w:val="0"/>
          <w:divBdr>
            <w:top w:val="none" w:sz="0" w:space="0" w:color="auto"/>
            <w:left w:val="none" w:sz="0" w:space="0" w:color="auto"/>
            <w:bottom w:val="none" w:sz="0" w:space="0" w:color="auto"/>
            <w:right w:val="none" w:sz="0" w:space="0" w:color="auto"/>
          </w:divBdr>
          <w:divsChild>
            <w:div w:id="2071687124">
              <w:marLeft w:val="0"/>
              <w:marRight w:val="0"/>
              <w:marTop w:val="0"/>
              <w:marBottom w:val="0"/>
              <w:divBdr>
                <w:top w:val="none" w:sz="0" w:space="0" w:color="auto"/>
                <w:left w:val="none" w:sz="0" w:space="0" w:color="auto"/>
                <w:bottom w:val="none" w:sz="0" w:space="0" w:color="auto"/>
                <w:right w:val="none" w:sz="0" w:space="0" w:color="auto"/>
              </w:divBdr>
              <w:divsChild>
                <w:div w:id="11437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comments.xml.rels><?xml version="1.0" encoding="UTF-8" standalone="yes"?>
<Relationships xmlns="http://schemas.openxmlformats.org/package/2006/relationships"><Relationship Id="rId1" Type="http://schemas.openxmlformats.org/officeDocument/2006/relationships/hyperlink" Target="https://www.unccd.int/sites/default/files/relevant-links/2021-03/Indicator_15.3.1_GPG_v2_29Mar_Advanced-version.pdf"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github.com/xavi-rp/LPDynR" TargetMode="External"/><Relationship Id="rId18" Type="http://schemas.openxmlformats.org/officeDocument/2006/relationships/hyperlink" Target="https://stat.ethz.ch/R-manual/R-devel/library/stats/html/kmeans.html" TargetMode="External"/><Relationship Id="rId26" Type="http://schemas.openxmlformats.org/officeDocument/2006/relationships/hyperlink" Target="https://doi.org/10.1080/22797254.2017.1378926" TargetMode="External"/><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CRAN.R-project.org/package=LPDynR" TargetMode="External"/><Relationship Id="rId17" Type="http://schemas.openxmlformats.org/officeDocument/2006/relationships/hyperlink" Target="https://www.undp.org/" TargetMode="External"/><Relationship Id="rId25" Type="http://schemas.openxmlformats.org/officeDocument/2006/relationships/image" Target="media/image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4.jpeg"/><Relationship Id="rId29" Type="http://schemas.openxmlformats.org/officeDocument/2006/relationships/hyperlink" Target="https://doi.org/10.1016/j.ecolind.2012.11.0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7.jpeg"/><Relationship Id="rId32" Type="http://schemas.openxmlformats.org/officeDocument/2006/relationships/hyperlink" Target="https://doi.org/https://doi.org/10.1016/j.envsci.2020.07.015" TargetMode="External"/><Relationship Id="rId5" Type="http://schemas.openxmlformats.org/officeDocument/2006/relationships/webSettings" Target="webSettings.xml"/><Relationship Id="rId15" Type="http://schemas.openxmlformats.org/officeDocument/2006/relationships/hyperlink" Target="https://sdi.eea.europa.eu/catalogue/srv/eng/catalog.search" TargetMode="External"/><Relationship Id="rId23" Type="http://schemas.openxmlformats.org/officeDocument/2006/relationships/hyperlink" Target="https://www.eea.europa.eu/data-and-maps/figures/biogeographical-and-marine-regions-in" TargetMode="External"/><Relationship Id="rId28" Type="http://schemas.openxmlformats.org/officeDocument/2006/relationships/hyperlink" Target="https://doi.org/10.3390/rs5073305" TargetMode="External"/><Relationship Id="rId10" Type="http://schemas.microsoft.com/office/2016/09/relationships/commentsIds" Target="commentsIds.xml"/><Relationship Id="rId19" Type="http://schemas.openxmlformats.org/officeDocument/2006/relationships/image" Target="media/image3.jpeg"/><Relationship Id="rId31" Type="http://schemas.openxmlformats.org/officeDocument/2006/relationships/hyperlink" Target="https://doi.org/https://doi.org/10.1016/j.rse.2014.07.010"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sdi.eea.europa.eu/catalogue/srv/eng/catalog.search" TargetMode="External"/><Relationship Id="rId22" Type="http://schemas.openxmlformats.org/officeDocument/2006/relationships/image" Target="media/image6.jpeg"/><Relationship Id="rId27" Type="http://schemas.openxmlformats.org/officeDocument/2006/relationships/hyperlink" Target="https://doi.org/10.1080/01431160701395229" TargetMode="External"/><Relationship Id="rId30" Type="http://schemas.openxmlformats.org/officeDocument/2006/relationships/hyperlink" Target="https://doi.org/https://doi.org/10.1016/j.ecolind.2012.10.012" TargetMode="External"/><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9D20C1-9FC4-EF44-AFA6-3244E5F69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44</Pages>
  <Words>8973</Words>
  <Characters>51152</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LPDynR: a new tool to calculate the Land Productivity Dynamics indicator</vt:lpstr>
    </vt:vector>
  </TitlesOfParts>
  <Company>xrp</Company>
  <LinksUpToDate>false</LinksUpToDate>
  <CharactersWithSpaces>60005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LPDynR: a new tool to calculate the Land Productivity Dynamics indicator</dc:title>
  <dc:subject/>
  <dc:creator>ROTLLAN PUIG Xavier (JRC-ISPRA-EXT)</dc:creator>
  <dc:description/>
  <cp:lastModifiedBy>michael cherlet</cp:lastModifiedBy>
  <cp:revision>18</cp:revision>
  <cp:lastPrinted>2021-04-21T10:02:00Z</cp:lastPrinted>
  <dcterms:created xsi:type="dcterms:W3CDTF">2021-10-26T13:31:00Z</dcterms:created>
  <dcterms:modified xsi:type="dcterms:W3CDTF">2021-10-26T17:46:00Z</dcterms:modified>
  <dc:language>ca-ES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lpd_biblio.bib</vt:lpwstr>
  </property>
  <property fmtid="{D5CDD505-2E9C-101B-9397-08002B2CF9AE}" pid="4" name="csl">
    <vt:lpwstr>ecological-indicators.csl</vt:lpwstr>
  </property>
  <property fmtid="{D5CDD505-2E9C-101B-9397-08002B2CF9AE}" pid="5" name="date">
    <vt:lpwstr>03/02/2021</vt:lpwstr>
  </property>
  <property fmtid="{D5CDD505-2E9C-101B-9397-08002B2CF9AE}" pid="6" name="output">
    <vt:lpwstr/>
  </property>
  <property fmtid="{D5CDD505-2E9C-101B-9397-08002B2CF9AE}" pid="7" name="subtitle">
    <vt:lpwstr/>
  </property>
</Properties>
</file>